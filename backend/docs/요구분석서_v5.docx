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3DF23" w14:textId="77777777" w:rsidR="003034BD" w:rsidRPr="00750BFC" w:rsidRDefault="003034BD">
      <w:pPr>
        <w:rPr>
          <w:rFonts w:ascii="Pretendard" w:eastAsia="Pretendard" w:hAnsi="Pretendard"/>
        </w:rPr>
      </w:pPr>
    </w:p>
    <w:p w14:paraId="77B407EB" w14:textId="77777777" w:rsidR="003034BD" w:rsidRPr="00750BFC" w:rsidRDefault="003034BD">
      <w:pPr>
        <w:rPr>
          <w:rFonts w:ascii="Pretendard" w:eastAsia="Pretendard" w:hAnsi="Pretendard"/>
        </w:rPr>
      </w:pPr>
    </w:p>
    <w:p w14:paraId="4377A603" w14:textId="77777777" w:rsidR="003034BD" w:rsidRPr="00750BFC" w:rsidRDefault="003034BD">
      <w:pPr>
        <w:rPr>
          <w:rFonts w:ascii="Pretendard" w:eastAsia="Pretendard" w:hAnsi="Pretendard"/>
        </w:rPr>
      </w:pPr>
    </w:p>
    <w:p w14:paraId="2F28C0E1" w14:textId="77777777" w:rsidR="0089035E" w:rsidRPr="00750BFC" w:rsidRDefault="0089035E">
      <w:pPr>
        <w:rPr>
          <w:rFonts w:ascii="Pretendard" w:eastAsia="Pretendard" w:hAnsi="Pretendard"/>
        </w:rPr>
      </w:pPr>
    </w:p>
    <w:p w14:paraId="3E083255" w14:textId="77777777" w:rsidR="0089035E" w:rsidRPr="00750BFC" w:rsidRDefault="0089035E">
      <w:pPr>
        <w:rPr>
          <w:rFonts w:ascii="Pretendard" w:eastAsia="Pretendard" w:hAnsi="Pretendard"/>
        </w:rPr>
      </w:pPr>
    </w:p>
    <w:p w14:paraId="4BFAA814" w14:textId="77777777" w:rsidR="0089035E" w:rsidRPr="00750BFC" w:rsidRDefault="0089035E">
      <w:pPr>
        <w:rPr>
          <w:rFonts w:ascii="Pretendard" w:eastAsia="Pretendard" w:hAnsi="Pretendard"/>
        </w:rPr>
      </w:pPr>
    </w:p>
    <w:p w14:paraId="5AE9976F" w14:textId="4E635271" w:rsidR="0089035E" w:rsidRPr="00750BFC" w:rsidRDefault="0089035E">
      <w:pPr>
        <w:rPr>
          <w:rFonts w:ascii="Pretendard" w:eastAsia="Pretendard" w:hAnsi="Pretendard"/>
        </w:rPr>
      </w:pPr>
      <w:r w:rsidRPr="00750BFC">
        <w:rPr>
          <w:rFonts w:ascii="Pretendard" w:eastAsia="Pretendard" w:hAnsi="Pretendard" w:hint="eastAsia"/>
        </w:rPr>
        <w:t>-</w:t>
      </w:r>
    </w:p>
    <w:p w14:paraId="6028A03F" w14:textId="77777777" w:rsidR="003034BD" w:rsidRPr="00750BFC" w:rsidRDefault="00000000">
      <w:pPr>
        <w:spacing w:after="80"/>
        <w:jc w:val="center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b/>
          <w:bCs/>
          <w:color w:val="1B2A4A"/>
          <w:sz w:val="52"/>
          <w:szCs w:val="52"/>
        </w:rPr>
        <w:t>Software Requirements Specification (v5)</w:t>
      </w:r>
    </w:p>
    <w:p w14:paraId="119884F4" w14:textId="422D3EBC" w:rsidR="003034BD" w:rsidRPr="00750BFC" w:rsidRDefault="003034BD">
      <w:pPr>
        <w:spacing w:after="400"/>
        <w:jc w:val="center"/>
        <w:rPr>
          <w:rFonts w:ascii="Pretendard" w:eastAsia="Pretendard" w:hAnsi="Pretendard"/>
        </w:rPr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FA3559" w:rsidRPr="00750BFC" w14:paraId="732C4833" w14:textId="77777777" w:rsidTr="00C26BC5">
        <w:trPr>
          <w:jc w:val="center"/>
        </w:trPr>
        <w:tc>
          <w:tcPr>
            <w:tcW w:w="7000" w:type="dxa"/>
            <w:shd w:val="clear" w:color="auto" w:fill="F1F5F9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233145FB" w14:textId="77777777" w:rsidR="003034BD" w:rsidRPr="00750BFC" w:rsidRDefault="00000000">
            <w:pPr>
              <w:spacing w:after="80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48"/>
                <w:szCs w:val="48"/>
              </w:rPr>
              <w:t>멘토스 (Mentors)</w:t>
            </w:r>
          </w:p>
          <w:p w14:paraId="345670A5" w14:textId="77777777" w:rsidR="003034BD" w:rsidRPr="00750BFC" w:rsidRDefault="00000000">
            <w:pPr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i/>
                <w:iCs/>
                <w:color w:val="64748B"/>
                <w:sz w:val="22"/>
                <w:szCs w:val="22"/>
              </w:rPr>
              <w:t>"막막한 당신을 위한 첫 번째 투자 전략"</w:t>
            </w:r>
          </w:p>
        </w:tc>
      </w:tr>
    </w:tbl>
    <w:p w14:paraId="04DAB9B4" w14:textId="77777777" w:rsidR="003034BD" w:rsidRPr="00750BFC" w:rsidRDefault="003034BD">
      <w:pPr>
        <w:rPr>
          <w:rFonts w:ascii="Pretendard" w:eastAsia="Pretendard" w:hAnsi="Pretendard"/>
        </w:rPr>
      </w:pPr>
    </w:p>
    <w:p w14:paraId="5612D487" w14:textId="77777777" w:rsidR="003034BD" w:rsidRPr="00750BFC" w:rsidRDefault="003034BD">
      <w:pPr>
        <w:rPr>
          <w:rFonts w:ascii="Pretendard" w:eastAsia="Pretendard" w:hAnsi="Pretendard"/>
        </w:rPr>
      </w:pPr>
    </w:p>
    <w:p w14:paraId="2B702A58" w14:textId="77777777" w:rsidR="003034BD" w:rsidRPr="00750BFC" w:rsidRDefault="003034BD">
      <w:pPr>
        <w:rPr>
          <w:rFonts w:ascii="Pretendard" w:eastAsia="Pretendard" w:hAnsi="Pretendard"/>
        </w:rPr>
      </w:pPr>
    </w:p>
    <w:p w14:paraId="091529A5" w14:textId="77777777" w:rsidR="003034BD" w:rsidRPr="00750BFC" w:rsidRDefault="00000000">
      <w:pPr>
        <w:spacing w:before="40" w:after="40"/>
        <w:jc w:val="center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</w:rPr>
        <w:t>프로젝트명: 멘토스 (Mentors)</w:t>
      </w:r>
    </w:p>
    <w:p w14:paraId="0BEB50D9" w14:textId="77777777" w:rsidR="003034BD" w:rsidRPr="00750BFC" w:rsidRDefault="00000000">
      <w:pPr>
        <w:spacing w:before="40" w:after="40"/>
        <w:jc w:val="center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</w:rPr>
        <w:t>팀명: Team WorldLens</w:t>
      </w:r>
    </w:p>
    <w:p w14:paraId="5D894742" w14:textId="77777777" w:rsidR="003034BD" w:rsidRPr="00750BFC" w:rsidRDefault="00000000">
      <w:pPr>
        <w:spacing w:before="40" w:after="40"/>
        <w:jc w:val="center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</w:rPr>
        <w:t>과목: 소프트웨어공학 03분반</w:t>
      </w:r>
    </w:p>
    <w:p w14:paraId="767F922E" w14:textId="77777777" w:rsidR="003034BD" w:rsidRPr="00750BFC" w:rsidRDefault="00000000" w:rsidP="00FC1D95">
      <w:pPr>
        <w:spacing w:before="40" w:after="40"/>
        <w:jc w:val="center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</w:rPr>
        <w:t>팀원: 김란주, 박설아, 손은재, 왕규원, 정준우, 한호석</w:t>
      </w:r>
      <w:r w:rsidRPr="00750BFC">
        <w:rPr>
          <w:rFonts w:ascii="Pretendard" w:eastAsia="Pretendard" w:hAnsi="Pretendard"/>
        </w:rPr>
        <w:br w:type="page"/>
      </w:r>
    </w:p>
    <w:p w14:paraId="1717DB6F" w14:textId="77777777" w:rsidR="003034BD" w:rsidRPr="00750BFC" w:rsidRDefault="00000000">
      <w:pPr>
        <w:pStyle w:val="1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>목차 (Table of Contents)</w:t>
      </w:r>
    </w:p>
    <w:p w14:paraId="0949FA62" w14:textId="77777777" w:rsidR="003034BD" w:rsidRPr="00750BFC" w:rsidRDefault="003034BD">
      <w:pPr>
        <w:rPr>
          <w:rFonts w:ascii="Pretendard" w:eastAsia="Pretendard" w:hAnsi="Pretendard"/>
        </w:rPr>
      </w:pPr>
    </w:p>
    <w:p w14:paraId="761738E5" w14:textId="77777777" w:rsidR="003034BD" w:rsidRPr="00750BFC" w:rsidRDefault="00000000">
      <w:pPr>
        <w:spacing w:before="80" w:after="2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b/>
          <w:bCs/>
          <w:color w:val="1B2A4A"/>
        </w:rPr>
        <w:t>1.  서론 (Introduction)</w:t>
      </w:r>
    </w:p>
    <w:p w14:paraId="73EEAB57" w14:textId="3329D248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1.1  목적</w:t>
      </w:r>
    </w:p>
    <w:p w14:paraId="26301614" w14:textId="506906C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1.2  범위</w:t>
      </w:r>
    </w:p>
    <w:p w14:paraId="1DCBBF48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1.3  정의 및 약어</w:t>
      </w:r>
    </w:p>
    <w:p w14:paraId="2C75E19C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1.4  참고문헌</w:t>
      </w:r>
    </w:p>
    <w:p w14:paraId="415CD6D8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1.5  개요</w:t>
      </w:r>
    </w:p>
    <w:p w14:paraId="21AAE6A6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1.6  요구 추출 방법</w:t>
      </w:r>
    </w:p>
    <w:p w14:paraId="345F4167" w14:textId="77777777" w:rsidR="003034BD" w:rsidRPr="00750BFC" w:rsidRDefault="00000000">
      <w:pPr>
        <w:spacing w:before="80" w:after="2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b/>
          <w:bCs/>
          <w:color w:val="1B2A4A"/>
        </w:rPr>
        <w:t>2.  전반적 설명 (Overall Description)</w:t>
      </w:r>
    </w:p>
    <w:p w14:paraId="455CD0C1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2.1  프로젝트 배경 및 문제 정의</w:t>
      </w:r>
    </w:p>
    <w:p w14:paraId="14C148C5" w14:textId="1FA8406E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2.2  요구사항 분석</w:t>
      </w:r>
    </w:p>
    <w:p w14:paraId="56115A13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2.3  경쟁 서비스 분석 및 포지셔닝</w:t>
      </w:r>
    </w:p>
    <w:p w14:paraId="72B960B1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2.4  제품 전망</w:t>
      </w:r>
    </w:p>
    <w:p w14:paraId="4CBF65AE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2.5  제품 기능 요약</w:t>
      </w:r>
    </w:p>
    <w:p w14:paraId="65AC95F5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2.6  사용자 특성 및 사용 맥락</w:t>
      </w:r>
    </w:p>
    <w:p w14:paraId="2901B85D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2.7  기대 효과</w:t>
      </w:r>
    </w:p>
    <w:p w14:paraId="420A91E4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2.8  제약사항</w:t>
      </w:r>
    </w:p>
    <w:p w14:paraId="2A8BA3F5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2.9  가정 및 종속성</w:t>
      </w:r>
    </w:p>
    <w:p w14:paraId="4A1DB676" w14:textId="77777777" w:rsidR="003034BD" w:rsidRPr="00750BFC" w:rsidRDefault="00000000">
      <w:pPr>
        <w:spacing w:before="80" w:after="2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b/>
          <w:bCs/>
          <w:color w:val="1B2A4A"/>
        </w:rPr>
        <w:t>3.  도메인 분석 (Domain Analysis)</w:t>
      </w:r>
    </w:p>
    <w:p w14:paraId="70ED9924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3.1  도메인 개념</w:t>
      </w:r>
    </w:p>
    <w:p w14:paraId="6618F6D5" w14:textId="62FEFBE1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3.2  도메인 사전</w:t>
      </w:r>
    </w:p>
    <w:p w14:paraId="66C233DA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3.3  비즈니스 규칙</w:t>
      </w:r>
    </w:p>
    <w:p w14:paraId="434C104E" w14:textId="77777777" w:rsidR="003034BD" w:rsidRPr="00750BFC" w:rsidRDefault="00000000">
      <w:pPr>
        <w:spacing w:before="80" w:after="2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b/>
          <w:bCs/>
          <w:color w:val="1B2A4A"/>
        </w:rPr>
        <w:t>4.  기능 요구사항 (Functional Requirements)</w:t>
      </w:r>
    </w:p>
    <w:p w14:paraId="581A5F92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4.1  기능 요구사항 목록 (FR-01~FR-09)</w:t>
      </w:r>
    </w:p>
    <w:p w14:paraId="06D138B6" w14:textId="7A5BAEEE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4.2  사용자 스토리</w:t>
      </w:r>
    </w:p>
    <w:p w14:paraId="23795B56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4.3  유스케이스 명세 (UC-01~UC-09)</w:t>
      </w:r>
    </w:p>
    <w:p w14:paraId="01B1B515" w14:textId="77777777" w:rsidR="003034BD" w:rsidRPr="00750BFC" w:rsidRDefault="00000000">
      <w:pPr>
        <w:spacing w:before="80" w:after="2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b/>
          <w:bCs/>
          <w:color w:val="1B2A4A"/>
        </w:rPr>
        <w:t>5.  비기능 요구사항 (Non-Functional Requirements)</w:t>
      </w:r>
    </w:p>
    <w:p w14:paraId="197C9B02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5.1  NFR 목록</w:t>
      </w:r>
    </w:p>
    <w:p w14:paraId="5C534DEE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5.2  품질 속성 시나리오 (QAS-01~QAS-05)</w:t>
      </w:r>
    </w:p>
    <w:p w14:paraId="02E188C5" w14:textId="02F30954" w:rsidR="003034BD" w:rsidRPr="00750BFC" w:rsidRDefault="00000000">
      <w:pPr>
        <w:spacing w:before="80" w:after="2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b/>
          <w:bCs/>
          <w:color w:val="1B2A4A"/>
        </w:rPr>
        <w:t>6.  UML 다이어그램</w:t>
      </w:r>
      <w:r w:rsidR="00A4200C" w:rsidRPr="00750BFC">
        <w:rPr>
          <w:rFonts w:ascii="Pretendard" w:eastAsia="Pretendard" w:hAnsi="Pretendard" w:hint="eastAsia"/>
          <w:b/>
          <w:bCs/>
          <w:color w:val="1B2A4A"/>
        </w:rPr>
        <w:t xml:space="preserve"> (</w:t>
      </w:r>
      <w:r w:rsidR="00A4200C" w:rsidRPr="00750BFC">
        <w:rPr>
          <w:rFonts w:ascii="Pretendard" w:eastAsia="Pretendard" w:hAnsi="Pretendard"/>
          <w:b/>
          <w:bCs/>
          <w:color w:val="1B2A4A"/>
        </w:rPr>
        <w:t>UML Diagrams)</w:t>
      </w:r>
    </w:p>
    <w:p w14:paraId="214890DC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6.1  유스케이스 다이어그램</w:t>
      </w:r>
    </w:p>
    <w:p w14:paraId="77EA109A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6.2  시스템 아키텍처</w:t>
      </w:r>
    </w:p>
    <w:p w14:paraId="698BDC21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6.3  시퀀스 다이어그램</w:t>
      </w:r>
    </w:p>
    <w:p w14:paraId="3588C551" w14:textId="77777777" w:rsidR="003034BD" w:rsidRPr="00750BFC" w:rsidRDefault="00000000">
      <w:pPr>
        <w:spacing w:before="80" w:after="2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b/>
          <w:bCs/>
          <w:color w:val="1B2A4A"/>
        </w:rPr>
        <w:t>7.  요구 품질 검증 (Requirement Verification)</w:t>
      </w:r>
    </w:p>
    <w:p w14:paraId="5B067A68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7.1  요구 품질 7속성 체크리스트</w:t>
      </w:r>
    </w:p>
    <w:p w14:paraId="2292DAA6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7.2  보완 명세</w:t>
      </w:r>
    </w:p>
    <w:p w14:paraId="76DAD73C" w14:textId="684A3078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 xml:space="preserve">7.3  </w:t>
      </w:r>
      <w:r w:rsidR="00A4200C" w:rsidRPr="00750BFC">
        <w:rPr>
          <w:rFonts w:ascii="Pretendard" w:eastAsia="Pretendard" w:hAnsi="Pretendard" w:hint="eastAsia"/>
          <w:color w:val="1E293B"/>
          <w:sz w:val="18"/>
          <w:szCs w:val="18"/>
        </w:rPr>
        <w:t xml:space="preserve">요구사항 </w:t>
      </w:r>
      <w:r w:rsidRPr="00750BFC">
        <w:rPr>
          <w:rFonts w:ascii="Pretendard" w:eastAsia="Pretendard" w:hAnsi="Pretendard"/>
          <w:color w:val="1E293B"/>
          <w:sz w:val="18"/>
          <w:szCs w:val="18"/>
        </w:rPr>
        <w:t>검증 결과</w:t>
      </w:r>
    </w:p>
    <w:p w14:paraId="44801D32" w14:textId="2EEE7849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 xml:space="preserve">7.4  </w:t>
      </w:r>
      <w:r w:rsidR="00A4200C" w:rsidRPr="00750BFC">
        <w:rPr>
          <w:rFonts w:ascii="Pretendard" w:eastAsia="Pretendard" w:hAnsi="Pretendard" w:hint="eastAsia"/>
          <w:color w:val="1E293B"/>
          <w:sz w:val="18"/>
          <w:szCs w:val="18"/>
        </w:rPr>
        <w:t xml:space="preserve">요구사항 </w:t>
      </w:r>
      <w:r w:rsidRPr="00750BFC">
        <w:rPr>
          <w:rFonts w:ascii="Pretendard" w:eastAsia="Pretendard" w:hAnsi="Pretendard"/>
          <w:color w:val="1E293B"/>
          <w:sz w:val="18"/>
          <w:szCs w:val="18"/>
        </w:rPr>
        <w:t>추적 매트릭스</w:t>
      </w:r>
    </w:p>
    <w:p w14:paraId="01ECDF82" w14:textId="77777777" w:rsidR="003034BD" w:rsidRPr="00750BFC" w:rsidRDefault="00000000">
      <w:pPr>
        <w:spacing w:before="80" w:after="2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b/>
          <w:bCs/>
          <w:color w:val="1B2A4A"/>
        </w:rPr>
        <w:t>8.  부록 (Appendix)</w:t>
      </w:r>
    </w:p>
    <w:p w14:paraId="7747379E" w14:textId="4D61B38A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8.1  티어 시스템 상세</w:t>
      </w:r>
      <w:r w:rsidR="00A4200C" w:rsidRPr="00750BFC">
        <w:rPr>
          <w:rFonts w:ascii="Pretendard" w:eastAsia="Pretendard" w:hAnsi="Pretendard" w:hint="eastAsia"/>
          <w:color w:val="1E293B"/>
          <w:sz w:val="18"/>
          <w:szCs w:val="18"/>
        </w:rPr>
      </w:r>
    </w:p>
    <w:p w14:paraId="022DADDA" w14:textId="404230AA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 xml:space="preserve">8.2  </w:t>
      </w:r>
      <w:r w:rsidR="00A4200C" w:rsidRPr="00750BFC">
        <w:rPr>
          <w:rFonts w:ascii="Pretendard" w:eastAsia="Pretendard" w:hAnsi="Pretendard" w:hint="eastAsia"/>
          <w:color w:val="1E293B"/>
          <w:sz w:val="18"/>
          <w:szCs w:val="18"/>
        </w:rPr>
        <w:t>서비스 이용 단계 구조</w:t>
      </w:r>
    </w:p>
    <w:p w14:paraId="2D733B92" w14:textId="0E595450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 xml:space="preserve">8.3  </w:t>
      </w:r>
      <w:r w:rsidR="00A4200C" w:rsidRPr="00750BFC">
        <w:rPr>
          <w:rFonts w:ascii="Pretendard" w:eastAsia="Pretendard" w:hAnsi="Pretendard" w:hint="eastAsia"/>
          <w:color w:val="1E293B"/>
          <w:sz w:val="18"/>
          <w:szCs w:val="18"/>
        </w:rPr>
        <w:t>추가 개발 방안</w:t>
      </w:r>
    </w:p>
    <w:p w14:paraId="38C10C6F" w14:textId="0EBA671D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8.4  기술 스택</w:t>
      </w:r>
      <w:r w:rsidR="00A4200C" w:rsidRPr="00750BFC">
        <w:rPr>
          <w:rFonts w:ascii="Pretendard" w:eastAsia="Pretendard" w:hAnsi="Pretendard" w:hint="eastAsia"/>
          <w:color w:val="1E293B"/>
          <w:sz w:val="18"/>
          <w:szCs w:val="18"/>
        </w:rPr>
        <w:t xml:space="preserve"> 요약</w:t>
      </w:r>
    </w:p>
    <w:p w14:paraId="6106D83D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lastRenderedPageBreak/>
        <w:t>8.5  테스트 케이스</w:t>
      </w:r>
    </w:p>
    <w:p w14:paraId="5EA274CC" w14:textId="77777777" w:rsidR="003034BD" w:rsidRPr="00750BFC" w:rsidRDefault="00000000">
      <w:pPr>
        <w:spacing w:before="20" w:after="8"/>
        <w:ind w:left="3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8"/>
          <w:szCs w:val="18"/>
        </w:rPr>
        <w:t>8.6  개발 일정</w:t>
      </w:r>
    </w:p>
    <w:p w14:paraId="1967B1BE" w14:textId="77777777" w:rsidR="003034BD" w:rsidRPr="00750BFC" w:rsidRDefault="00000000">
      <w:pPr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br w:type="page"/>
      </w:r>
    </w:p>
    <w:p w14:paraId="3A1A94A0" w14:textId="77777777" w:rsidR="003034BD" w:rsidRPr="00750BFC" w:rsidRDefault="00000000">
      <w:pPr>
        <w:pStyle w:val="1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>1. 서론 (Introduction)</w:t>
      </w:r>
    </w:p>
    <w:p w14:paraId="28C4865C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1.1 목적 (Purpose)</w:t>
      </w:r>
    </w:p>
    <w:p w14:paraId="410330EF" w14:textId="77777777" w:rsidR="006815C8" w:rsidRDefault="00000000" w:rsidP="0089035E">
      <w:pPr>
        <w:spacing w:before="40" w:after="60" w:line="340" w:lineRule="auto"/>
        <w:ind w:firstLineChars="100" w:firstLine="190"/>
        <w:jc w:val="both"/>
        <w:rPr>
          <w:rFonts w:ascii="Pretendard" w:eastAsia="Pretendard" w:hAnsi="Pretendard"/>
          <w:color w:val="1E293B"/>
          <w:sz w:val="19"/>
          <w:szCs w:val="19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 xml:space="preserve">본 문서는 </w:t>
      </w:r>
      <w:proofErr w:type="spellStart"/>
      <w:r w:rsidRPr="00750BFC">
        <w:rPr>
          <w:rFonts w:ascii="Pretendard" w:eastAsia="Pretendard" w:hAnsi="Pretendard"/>
          <w:color w:val="1E293B"/>
          <w:sz w:val="19"/>
          <w:szCs w:val="19"/>
        </w:rPr>
        <w:t>멘토스</w:t>
      </w:r>
      <w:proofErr w:type="spellEnd"/>
      <w:r w:rsidRPr="00750BFC">
        <w:rPr>
          <w:rFonts w:ascii="Pretendard" w:eastAsia="Pretendard" w:hAnsi="Pretendard"/>
          <w:color w:val="1E293B"/>
          <w:sz w:val="19"/>
          <w:szCs w:val="19"/>
        </w:rPr>
        <w:t>(Mentors) 시스템의 소프트웨어 요구명세서(SRS)</w:t>
      </w:r>
      <w:r w:rsidR="0089035E" w:rsidRPr="00750BFC">
        <w:rPr>
          <w:rFonts w:ascii="Pretendard" w:eastAsia="Pretendard" w:hAnsi="Pretendard" w:hint="eastAsia"/>
          <w:color w:val="1E293B"/>
          <w:sz w:val="19"/>
          <w:szCs w:val="19"/>
        </w:rPr>
        <w:t xml:space="preserve">입니다. </w:t>
      </w:r>
      <w:proofErr w:type="spellStart"/>
      <w:r w:rsidRPr="00750BFC">
        <w:rPr>
          <w:rFonts w:ascii="Pretendard" w:eastAsia="Pretendard" w:hAnsi="Pretendard"/>
          <w:color w:val="1E293B"/>
          <w:sz w:val="19"/>
          <w:szCs w:val="19"/>
        </w:rPr>
        <w:t>멘토스는</w:t>
      </w:r>
      <w:proofErr w:type="spellEnd"/>
      <w:r w:rsidRPr="00750BFC">
        <w:rPr>
          <w:rFonts w:ascii="Pretendard" w:eastAsia="Pretendard" w:hAnsi="Pretendard"/>
          <w:color w:val="1E293B"/>
          <w:sz w:val="19"/>
          <w:szCs w:val="19"/>
        </w:rPr>
        <w:t xml:space="preserve"> 2030 초보 투자자를 위한 AI 투자 멘토</w:t>
      </w:r>
    </w:p>
    <w:p w14:paraId="16632ECC" w14:textId="11673FB1" w:rsidR="003034BD" w:rsidRPr="00750BFC" w:rsidRDefault="00000000" w:rsidP="006815C8">
      <w:pPr>
        <w:spacing w:before="40" w:after="60" w:line="340" w:lineRule="auto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서비스로, 판단을 대신하는 것이 아니라 스스로 판단할 수 있도록 돕는 것을 목표로 합니다.</w:t>
      </w:r>
    </w:p>
    <w:p w14:paraId="76070480" w14:textId="77777777" w:rsidR="003034BD" w:rsidRPr="00750BFC" w:rsidRDefault="00000000">
      <w:pPr>
        <w:spacing w:before="40" w:after="60" w:line="340" w:lineRule="auto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본 문서는 개발팀(Team WorldLens), 프로젝트 관리자, QA 팀 및 이해관계자를 대상으로 합니다.</w:t>
      </w:r>
    </w:p>
    <w:tbl>
      <w:tblPr>
        <w:tblW w:w="9624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FA3559" w:rsidRPr="00750BFC" w14:paraId="0EB30CB7" w14:textId="77777777" w:rsidTr="006815C8">
        <w:tc>
          <w:tcPr>
            <w:tcW w:w="9624" w:type="dxa"/>
            <w:shd w:val="clear" w:color="auto" w:fill="DBEA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6448BC7" w14:textId="5BD03AE5" w:rsidR="003034BD" w:rsidRPr="00750BFC" w:rsidRDefault="00000000">
            <w:pPr>
              <w:spacing w:before="20" w:after="20" w:line="320" w:lineRule="auto"/>
              <w:rPr>
                <w:rFonts w:ascii="Pretendard" w:eastAsia="Pretendard" w:hAnsi="Pretendard"/>
                <w:color w:val="EE0000"/>
              </w:rPr>
            </w:pPr>
            <w:r w:rsidRPr="00750BFC">
              <w:rPr>
                <w:rFonts w:ascii="Pretendard" w:eastAsia="Pretendard" w:hAnsi="Pretendard"/>
                <w:color w:val="1B2A4A"/>
                <w:sz w:val="18"/>
                <w:szCs w:val="18"/>
              </w:rPr>
              <w:t>서비스 성공 지표: 사용자가 일관된 투자 판단 기준을 내면화하여, 다양한 시장 상황에서 자신만의 기준으로 판단할 수 있는 상태에 도달하는 것. 시스템 내에서는 T5(자립 투자자) 도달 비율을 프록시 지표로 측정하며(NFR-14), 티어 도달 기준은 8.1절에서 정의한다.</w:t>
            </w:r>
            <w:r w:rsidR="008D1AC1" w:rsidRPr="008D1AC1">
              <w:rPr>
                <w:rFonts w:ascii="Pretendard" w:eastAsia="Pretendard" w:hAnsi="Pretendard" w:hint="eastAsia"/>
                <w:color w:val="1B2A4A"/>
                <w:sz w:val="18"/>
                <w:szCs w:val="18"/>
              </w:rPr>
            </w:r>
            <w:r w:rsidR="008D1AC1" w:rsidRPr="008D1AC1">
              <w:rPr>
                <w:rFonts w:ascii="Pretendard" w:eastAsia="Pretendard" w:hAnsi="Pretendard"/>
                <w:color w:val="1B2A4A"/>
                <w:sz w:val="18"/>
                <w:szCs w:val="18"/>
              </w:rPr>
            </w:r>
            <w:proofErr w:type="spellStart"/>
            <w:r w:rsidR="008D1AC1" w:rsidRPr="008D1AC1">
              <w:rPr>
                <w:rFonts w:ascii="Pretendard" w:eastAsia="Pretendard" w:hAnsi="Pretendard"/>
                <w:color w:val="1B2A4A"/>
                <w:sz w:val="18"/>
                <w:szCs w:val="18"/>
              </w:rPr>
            </w:r>
            <w:proofErr w:type="spellEnd"/>
            <w:r w:rsidR="008D1AC1" w:rsidRPr="008D1AC1">
              <w:rPr>
                <w:rFonts w:ascii="Pretendard" w:eastAsia="Pretendard" w:hAnsi="Pretendard"/>
                <w:color w:val="1B2A4A"/>
                <w:sz w:val="18"/>
                <w:szCs w:val="18"/>
              </w:rPr>
            </w:r>
            <w:r w:rsidR="0086303B">
              <w:rPr>
                <w:rFonts w:ascii="Pretendard" w:eastAsia="Pretendard" w:hAnsi="Pretendard" w:hint="eastAsia"/>
                <w:color w:val="1B2A4A"/>
                <w:sz w:val="18"/>
                <w:szCs w:val="18"/>
              </w:rPr>
            </w:r>
            <w:r w:rsidR="008D1AC1" w:rsidRPr="008D1AC1">
              <w:rPr>
                <w:rFonts w:ascii="Pretendard" w:eastAsia="Pretendard" w:hAnsi="Pretendard"/>
                <w:color w:val="1B2A4A"/>
                <w:sz w:val="18"/>
                <w:szCs w:val="18"/>
              </w:rPr>
            </w:r>
          </w:p>
        </w:tc>
      </w:tr>
    </w:tbl>
    <w:p w14:paraId="05FB7D89" w14:textId="77777777" w:rsidR="003034BD" w:rsidRPr="00750BFC" w:rsidRDefault="003034BD">
      <w:pPr>
        <w:rPr>
          <w:rFonts w:ascii="Pretendard" w:eastAsia="Pretendard" w:hAnsi="Pretendard"/>
        </w:rPr>
      </w:pPr>
    </w:p>
    <w:p w14:paraId="1C0B94F6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1.2 범위 (Scope)</w:t>
      </w:r>
    </w:p>
    <w:p w14:paraId="035E70F2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서비스 핵심 원칙 (Core Principle)</w:t>
      </w:r>
    </w:p>
    <w:tbl>
      <w:tblPr>
        <w:tblW w:w="9624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FA3559" w:rsidRPr="00750BFC" w14:paraId="2DD5BF78" w14:textId="77777777" w:rsidTr="006815C8">
        <w:tc>
          <w:tcPr>
            <w:tcW w:w="9624" w:type="dxa"/>
            <w:shd w:val="clear" w:color="auto" w:fill="DBEA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91FA3A4" w14:textId="77777777" w:rsidR="003034BD" w:rsidRPr="00750BFC" w:rsidRDefault="00000000">
            <w:pPr>
              <w:spacing w:before="20" w:after="20" w:line="32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B2A4A"/>
                <w:sz w:val="18"/>
                <w:szCs w:val="18"/>
              </w:rPr>
              <w:t>서비스는 전략을 제공하지 않는다. 전략이 태어날 수 있는 환경을 제공한다.</w:t>
            </w:r>
          </w:p>
        </w:tc>
      </w:tr>
    </w:tbl>
    <w:p w14:paraId="68B3713A" w14:textId="77777777" w:rsidR="006815C8" w:rsidRDefault="00000000" w:rsidP="0089035E">
      <w:pPr>
        <w:spacing w:before="40" w:after="60" w:line="340" w:lineRule="auto"/>
        <w:ind w:firstLineChars="100" w:firstLine="190"/>
        <w:jc w:val="both"/>
        <w:rPr>
          <w:rFonts w:ascii="Pretendard" w:eastAsia="Pretendard" w:hAnsi="Pretendard"/>
          <w:color w:val="1E293B"/>
          <w:sz w:val="19"/>
          <w:szCs w:val="19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모든 기능 설계의 판단 기준이 되는 한 문장입니다. 사용자의 투자 판단 패턴을 서비스가 발견해서 알려주는 방식은 채택하지</w:t>
      </w:r>
    </w:p>
    <w:p w14:paraId="16878E32" w14:textId="77777777" w:rsidR="006815C8" w:rsidRDefault="00000000" w:rsidP="006815C8">
      <w:pPr>
        <w:spacing w:before="40" w:after="60" w:line="340" w:lineRule="auto"/>
        <w:jc w:val="both"/>
        <w:rPr>
          <w:rFonts w:ascii="Pretendard" w:eastAsia="Pretendard" w:hAnsi="Pretendard"/>
          <w:color w:val="1E293B"/>
          <w:sz w:val="19"/>
          <w:szCs w:val="19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않습니다. 사용자의 전략은 사용자가 직접 조립해야 합니다. 서비스의 역할은 학습의 경로(AI 멘토), 실행의 도구(티어·이해도 게이지),</w:t>
      </w:r>
    </w:p>
    <w:p w14:paraId="7C1F1FDA" w14:textId="25144AD5" w:rsidR="003034BD" w:rsidRPr="00750BFC" w:rsidRDefault="00000000" w:rsidP="006815C8">
      <w:pPr>
        <w:spacing w:before="40" w:after="60" w:line="340" w:lineRule="auto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판단의 거울(피드백 리포트)을 제공하는 것까지입니다.</w:t>
      </w:r>
    </w:p>
    <w:p w14:paraId="5115F66A" w14:textId="77777777" w:rsidR="003034BD" w:rsidRPr="00750BFC" w:rsidRDefault="003034BD">
      <w:pPr>
        <w:rPr>
          <w:rFonts w:ascii="Pretendard" w:eastAsia="Pretendard" w:hAnsi="Pretendard"/>
        </w:rPr>
      </w:pPr>
    </w:p>
    <w:p w14:paraId="670E9BF8" w14:textId="77777777" w:rsidR="006815C8" w:rsidRDefault="00000000" w:rsidP="0089035E">
      <w:pPr>
        <w:spacing w:before="40" w:after="60" w:line="340" w:lineRule="auto"/>
        <w:ind w:firstLineChars="100" w:firstLine="190"/>
        <w:jc w:val="both"/>
        <w:rPr>
          <w:rFonts w:ascii="Pretendard" w:eastAsia="Pretendard" w:hAnsi="Pretendard"/>
          <w:color w:val="1E293B"/>
          <w:sz w:val="19"/>
          <w:szCs w:val="19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핵심 기능 범위: 사용자 맞춤 투자 성향 분석 및 AI 멘토 추천, 일일 AI 리포트 제공, AI 멘토 채팅(대화형 학습), 멘토 간 토론형</w:t>
      </w:r>
    </w:p>
    <w:p w14:paraId="529B230A" w14:textId="27B5085D" w:rsidR="003034BD" w:rsidRPr="00750BFC" w:rsidRDefault="00000000" w:rsidP="006815C8">
      <w:pPr>
        <w:spacing w:before="40" w:after="60" w:line="340" w:lineRule="auto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투자 분석(투기장), 금융 데이터 및 AI 요약 기반 탐색, 티어 기반 성장 시스템 (개념 이해 → 승급시험).</w:t>
      </w:r>
    </w:p>
    <w:p w14:paraId="249C0B01" w14:textId="77777777" w:rsidR="003034BD" w:rsidRPr="00750BFC" w:rsidRDefault="003034BD">
      <w:pPr>
        <w:rPr>
          <w:rFonts w:ascii="Pretendard" w:eastAsia="Pretendard" w:hAnsi="Pretendard"/>
        </w:rPr>
      </w:pPr>
    </w:p>
    <w:p w14:paraId="115EED13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MVP 제외 범위 (Out of Scope)</w:t>
      </w:r>
    </w:p>
    <w:p w14:paraId="01B99EDD" w14:textId="77777777" w:rsidR="003034BD" w:rsidRPr="00750BFC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추가 멘토 유형 (퀀트, 트레이딩, 매크로, 이벤트기반) — MVP 이후 순차 개발</w:t>
      </w:r>
    </w:p>
    <w:p w14:paraId="49103729" w14:textId="77777777" w:rsidR="003034BD" w:rsidRPr="00750BFC" w:rsidRDefault="00FC1D95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750BFC">
        <w:rPr>
          <w:rFonts w:ascii="Pretendard" w:eastAsia="Pretendard" w:hAnsi="Pretendard" w:hint="eastAsia"/>
        </w:rPr>
        <w:t xml:space="preserve">멘토 채팅 내 시나리오 분기 학습 시스템 </w:t>
      </w:r>
      <w:r w:rsidRPr="00750BFC">
        <w:rPr>
          <w:rFonts w:ascii="Pretendard" w:eastAsia="Pretendard" w:hAnsi="Pretendard"/>
          <w:sz w:val="19"/>
          <w:szCs w:val="19"/>
        </w:rPr>
        <w:t>— MVP 이후 순차 개발</w:t>
      </w:r>
    </w:p>
    <w:tbl>
      <w:tblPr>
        <w:tblW w:w="9624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FA3559" w:rsidRPr="00750BFC" w14:paraId="71D7A115" w14:textId="77777777" w:rsidTr="006815C8">
        <w:tc>
          <w:tcPr>
            <w:tcW w:w="9624" w:type="dxa"/>
            <w:shd w:val="clear" w:color="auto" w:fill="DBEA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21068D" w14:textId="77777777" w:rsidR="00FC1D95" w:rsidRPr="00750BFC" w:rsidRDefault="00000000">
            <w:pPr>
              <w:spacing w:before="20" w:after="20" w:line="320" w:lineRule="auto"/>
              <w:rPr>
                <w:rFonts w:ascii="Pretendard" w:eastAsia="Pretendard" w:hAnsi="Pretendard"/>
                <w:color w:val="1B2A4A"/>
                <w:sz w:val="18"/>
                <w:szCs w:val="18"/>
              </w:rPr>
            </w:pPr>
            <w:r w:rsidRPr="00750BFC">
              <w:rPr>
                <w:rFonts w:ascii="Pretendard" w:eastAsia="Pretendard" w:hAnsi="Pretendard"/>
                <w:color w:val="1B2A4A"/>
                <w:sz w:val="18"/>
                <w:szCs w:val="18"/>
              </w:rPr>
              <w:t xml:space="preserve">본 시스템은 투자 자문 서비스나 자산운용 서비스가 아니며, 투자 판단을 대신하지 않습니다. </w:t>
            </w:r>
          </w:p>
          <w:p w14:paraId="240513DC" w14:textId="77777777" w:rsidR="003034BD" w:rsidRPr="00750BFC" w:rsidRDefault="00000000">
            <w:pPr>
              <w:spacing w:before="20" w:after="20" w:line="32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B2A4A"/>
                <w:sz w:val="18"/>
                <w:szCs w:val="18"/>
              </w:rPr>
              <w:t>(금융소비자보호법 준수)</w:t>
            </w:r>
          </w:p>
        </w:tc>
      </w:tr>
    </w:tbl>
    <w:p w14:paraId="784B8B60" w14:textId="77777777" w:rsidR="003034BD" w:rsidRPr="00750BFC" w:rsidRDefault="003034BD">
      <w:pPr>
        <w:rPr>
          <w:rFonts w:ascii="Pretendard" w:eastAsia="Pretendard" w:hAnsi="Pretendard"/>
        </w:rPr>
      </w:pPr>
    </w:p>
    <w:p w14:paraId="052EDFAF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1.3 정의 및 약어 (Definitions, Acronyms, Abbreviations)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FA3559" w:rsidRPr="00750BFC" w14:paraId="5BEFA98B" w14:textId="77777777" w:rsidTr="006815C8">
        <w:trPr>
          <w:tblHeader/>
        </w:trPr>
        <w:tc>
          <w:tcPr>
            <w:tcW w:w="25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EF2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용어</w:t>
            </w:r>
          </w:p>
        </w:tc>
        <w:tc>
          <w:tcPr>
            <w:tcW w:w="7138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75F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정의</w:t>
            </w:r>
          </w:p>
        </w:tc>
      </w:tr>
      <w:tr w:rsidR="00FA3559" w:rsidRPr="00750BFC" w14:paraId="15E23A92" w14:textId="77777777" w:rsidTr="006815C8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112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SRS</w:t>
            </w:r>
          </w:p>
        </w:tc>
        <w:tc>
          <w:tcPr>
            <w:tcW w:w="71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3FA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Software Requirements Specification — 소프트웨어 요구명세서</w:t>
            </w:r>
          </w:p>
        </w:tc>
      </w:tr>
      <w:tr w:rsidR="00FA3559" w:rsidRPr="00750BFC" w14:paraId="59276F55" w14:textId="77777777" w:rsidTr="006815C8">
        <w:tc>
          <w:tcPr>
            <w:tcW w:w="25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B66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RAG</w:t>
            </w:r>
          </w:p>
        </w:tc>
        <w:tc>
          <w:tcPr>
            <w:tcW w:w="71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4C3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Retrieval-Augmented Generation — 검색 증강 생성</w:t>
            </w:r>
          </w:p>
        </w:tc>
      </w:tr>
      <w:tr w:rsidR="00FA3559" w:rsidRPr="00750BFC" w14:paraId="600F755F" w14:textId="77777777" w:rsidTr="006815C8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072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LLM</w:t>
            </w:r>
          </w:p>
        </w:tc>
        <w:tc>
          <w:tcPr>
            <w:tcW w:w="71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B6B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Large Language Model — 대규모 언어 모델</w:t>
            </w:r>
          </w:p>
        </w:tc>
      </w:tr>
      <w:tr w:rsidR="00FA3559" w:rsidRPr="00750BFC" w14:paraId="76D22A94" w14:textId="77777777" w:rsidTr="006815C8">
        <w:tc>
          <w:tcPr>
            <w:tcW w:w="25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ABE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lastRenderedPageBreak/>
              <w:t>XP</w:t>
            </w:r>
          </w:p>
        </w:tc>
        <w:tc>
          <w:tcPr>
            <w:tcW w:w="71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C5E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Experience Points — 경험치</w:t>
            </w:r>
          </w:p>
        </w:tc>
      </w:tr>
      <w:tr w:rsidR="00FA3559" w:rsidRPr="00750BFC" w14:paraId="1C118782" w14:textId="77777777" w:rsidTr="006815C8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57E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투기장</w:t>
            </w:r>
          </w:p>
        </w:tc>
        <w:tc>
          <w:tcPr>
            <w:tcW w:w="71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986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간 토론형 투자 분석 기능 (의견→반박→재반박 구조)</w:t>
            </w:r>
          </w:p>
        </w:tc>
      </w:tr>
      <w:tr w:rsidR="00FA3559" w:rsidRPr="00750BFC" w14:paraId="6E804176" w14:textId="77777777" w:rsidTr="006815C8">
        <w:tc>
          <w:tcPr>
            <w:tcW w:w="25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4E1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핀플루언서</w:t>
            </w:r>
          </w:p>
        </w:tc>
        <w:tc>
          <w:tcPr>
            <w:tcW w:w="71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5CE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 인플루언서(Financial Influencer) — 본 서비스가 대체하는 비합리적 정보원</w:t>
            </w:r>
          </w:p>
        </w:tc>
      </w:tr>
      <w:tr w:rsidR="00FA3559" w:rsidRPr="00750BFC" w14:paraId="0821F0F6" w14:textId="77777777" w:rsidTr="006815C8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335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FCM</w:t>
            </w:r>
          </w:p>
        </w:tc>
        <w:tc>
          <w:tcPr>
            <w:tcW w:w="71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8AF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Firebase Cloud Messaging — 푸시 알림 서비스</w:t>
            </w:r>
          </w:p>
        </w:tc>
      </w:tr>
      <w:tr w:rsidR="00FA3559" w:rsidRPr="00750BFC" w14:paraId="08B631EA" w14:textId="77777777" w:rsidTr="006815C8">
        <w:tc>
          <w:tcPr>
            <w:tcW w:w="25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CEE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ECOS</w:t>
            </w:r>
          </w:p>
        </w:tc>
        <w:tc>
          <w:tcPr>
            <w:tcW w:w="71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57D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한국은행 경제통계시스템</w:t>
            </w:r>
          </w:p>
        </w:tc>
      </w:tr>
      <w:tr w:rsidR="00FA3559" w:rsidRPr="00750BFC" w14:paraId="74D73F62" w14:textId="77777777" w:rsidTr="006815C8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A5F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MVP</w:t>
            </w:r>
          </w:p>
        </w:tc>
        <w:tc>
          <w:tcPr>
            <w:tcW w:w="71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D06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Minimum Viable Product — 최소 기능 제품</w:t>
            </w:r>
          </w:p>
        </w:tc>
      </w:tr>
      <w:tr w:rsidR="00FA3559" w:rsidRPr="00750BFC" w14:paraId="0D5FC1EB" w14:textId="77777777" w:rsidTr="006815C8">
        <w:tc>
          <w:tcPr>
            <w:tcW w:w="25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7A8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Hallucination</w:t>
            </w:r>
          </w:p>
        </w:tc>
        <w:tc>
          <w:tcPr>
            <w:tcW w:w="71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647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LLM이 사실과 다른 정보를 생성하는 현상 — 투자 맥락에서 금전적 피해 직결</w:t>
            </w:r>
          </w:p>
        </w:tc>
      </w:tr>
    </w:tbl>
    <w:p w14:paraId="2D9EFD52" w14:textId="77777777" w:rsidR="003034BD" w:rsidRPr="00750BFC" w:rsidRDefault="003034BD">
      <w:pPr>
        <w:rPr>
          <w:rFonts w:ascii="Pretendard" w:eastAsia="Pretendard" w:hAnsi="Pretendard"/>
        </w:rPr>
      </w:pPr>
    </w:p>
    <w:p w14:paraId="476903AD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1.4 참고문헌 (References)</w:t>
      </w:r>
    </w:p>
    <w:p w14:paraId="22BECD9E" w14:textId="77777777" w:rsidR="003034BD" w:rsidRPr="006815C8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  <w:sz w:val="19"/>
          <w:szCs w:val="19"/>
        </w:rPr>
        <w:t>IEEE Std 830-1998, IEEE Recommended Practice for Software Requirements Specifications</w:t>
      </w:r>
    </w:p>
    <w:p w14:paraId="0CE2E664" w14:textId="77777777" w:rsidR="003034BD" w:rsidRPr="006815C8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  <w:sz w:val="19"/>
          <w:szCs w:val="19"/>
        </w:rPr>
        <w:t>오픈서베이, "금융 투자 트렌드 리포트", 2026</w:t>
      </w:r>
    </w:p>
    <w:p w14:paraId="77AD4272" w14:textId="77777777" w:rsidR="003034BD" w:rsidRPr="006815C8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  <w:sz w:val="19"/>
          <w:szCs w:val="19"/>
        </w:rPr>
        <w:t>한국투자자보호재단, "개인투자자 투자행태조사", 2024</w:t>
      </w:r>
    </w:p>
    <w:p w14:paraId="02590AEB" w14:textId="44BC4F1C" w:rsidR="006815C8" w:rsidRPr="006815C8" w:rsidRDefault="006815C8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 w:hint="eastAsia"/>
        </w:rPr>
        <w:t>금융감독원 · 한국은행</w:t>
      </w:r>
      <w:r w:rsidRPr="006815C8">
        <w:rPr>
          <w:rFonts w:ascii="Pretendard" w:eastAsia="Pretendard" w:hAnsi="Pretendard"/>
        </w:rPr>
        <w:t>, 「2024 전국민 금융</w:t>
      </w:r>
      <w:r w:rsidRPr="006815C8">
        <w:rPr>
          <w:rFonts w:ascii="Pretendard" w:eastAsia="Pretendard" w:hAnsi="Pretendard" w:hint="eastAsia"/>
        </w:rPr>
        <w:t xml:space="preserve"> </w:t>
      </w:r>
      <w:r w:rsidRPr="006815C8">
        <w:rPr>
          <w:rFonts w:ascii="Pretendard" w:eastAsia="Pretendard" w:hAnsi="Pretendard"/>
        </w:rPr>
        <w:t>이해력 조사」, 2025</w:t>
      </w:r>
    </w:p>
    <w:p w14:paraId="4CDB117D" w14:textId="77777777" w:rsidR="003034BD" w:rsidRPr="006815C8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  <w:sz w:val="19"/>
          <w:szCs w:val="19"/>
        </w:rPr>
        <w:t>OECD 성인 금융 문해력 국제조사, 2023</w:t>
      </w:r>
    </w:p>
    <w:p w14:paraId="0B3ACED7" w14:textId="77777777" w:rsidR="003034BD" w:rsidRPr="006815C8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  <w:sz w:val="19"/>
          <w:szCs w:val="19"/>
        </w:rPr>
        <w:t>Kakhbod et al., Social Media Influencers and Financial Markets, Swiss Finance Institute, 2023</w:t>
      </w:r>
    </w:p>
    <w:p w14:paraId="6A1DCD31" w14:textId="77777777" w:rsidR="003034BD" w:rsidRPr="006815C8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  <w:sz w:val="19"/>
          <w:szCs w:val="19"/>
        </w:rPr>
        <w:t>대한민국 웰스 리포트, 2025</w:t>
      </w:r>
    </w:p>
    <w:p w14:paraId="1455CEC2" w14:textId="77777777" w:rsidR="003034BD" w:rsidRPr="006815C8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  <w:sz w:val="19"/>
          <w:szCs w:val="19"/>
        </w:rPr>
        <w:t>LG경영연구원, 기업 멘토링 연구 (1:1 상호작용 학습 효과)</w:t>
      </w:r>
    </w:p>
    <w:p w14:paraId="3AE9A8EA" w14:textId="77777777" w:rsidR="003034BD" w:rsidRPr="006815C8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  <w:sz w:val="19"/>
          <w:szCs w:val="19"/>
        </w:rPr>
        <w:t>Ohio State Fisher Business School, 다관점 토론의 의사결정 효과 연구</w:t>
      </w:r>
    </w:p>
    <w:p w14:paraId="3101FAF1" w14:textId="77777777" w:rsidR="003034BD" w:rsidRPr="006815C8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  <w:sz w:val="19"/>
          <w:szCs w:val="19"/>
        </w:rPr>
        <w:t>HEAd'24, "Using gamification to promote financial literacy", 2024</w:t>
      </w:r>
    </w:p>
    <w:p w14:paraId="3404B28A" w14:textId="77777777" w:rsidR="003034BD" w:rsidRPr="006815C8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  <w:sz w:val="19"/>
          <w:szCs w:val="19"/>
        </w:rPr>
        <w:t>ScienceDirect, "Playing to learn: Game-based approach to financial literacy for Gen Z", 2024</w:t>
      </w:r>
    </w:p>
    <w:p w14:paraId="33421A72" w14:textId="77777777" w:rsidR="003034BD" w:rsidRPr="006815C8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  <w:sz w:val="19"/>
          <w:szCs w:val="19"/>
        </w:rPr>
        <w:t>IEEE Xplore, "Financial Literacy through Gamification" (systematic review), 2024</w:t>
      </w:r>
    </w:p>
    <w:p w14:paraId="09FD57BE" w14:textId="77777777" w:rsidR="003034BD" w:rsidRPr="006815C8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  <w:sz w:val="19"/>
          <w:szCs w:val="19"/>
        </w:rPr>
        <w:t>UNDP, "Gamified Financial Education", 2024</w:t>
      </w:r>
    </w:p>
    <w:p w14:paraId="571BBCB5" w14:textId="77777777" w:rsidR="003034BD" w:rsidRPr="006815C8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  <w:sz w:val="19"/>
          <w:szCs w:val="19"/>
        </w:rPr>
        <w:t>Roediger &amp; Karpicke, Test-Enhanced Learning, Psychological Science, 2006</w:t>
      </w:r>
    </w:p>
    <w:p w14:paraId="5BB67E23" w14:textId="77777777" w:rsidR="006815C8" w:rsidRPr="006815C8" w:rsidRDefault="006815C8" w:rsidP="006815C8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proofErr w:type="spellStart"/>
      <w:r w:rsidRPr="006815C8">
        <w:rPr>
          <w:rFonts w:ascii="Pretendard" w:eastAsia="Pretendard" w:hAnsi="Pretendard"/>
        </w:rPr>
        <w:t>Arxiv</w:t>
      </w:r>
      <w:proofErr w:type="spellEnd"/>
      <w:r w:rsidRPr="006815C8">
        <w:rPr>
          <w:rFonts w:ascii="Pretendard" w:eastAsia="Pretendard" w:hAnsi="Pretendard"/>
        </w:rPr>
        <w:t>, AI 응답 지연과 신뢰도 관계 연구 (Positive Friction)</w:t>
      </w:r>
    </w:p>
    <w:p w14:paraId="0311FA48" w14:textId="77777777" w:rsidR="006815C8" w:rsidRPr="006815C8" w:rsidRDefault="006815C8" w:rsidP="006815C8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</w:rPr>
        <w:t>Google, Site Reliability Engineering (SRE Book)</w:t>
      </w:r>
    </w:p>
    <w:p w14:paraId="63BB4F68" w14:textId="77777777" w:rsidR="006815C8" w:rsidRPr="006815C8" w:rsidRDefault="006815C8" w:rsidP="006815C8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</w:rPr>
        <w:t>AWS Well-Architected Framework, Reliability Pillar</w:t>
      </w:r>
    </w:p>
    <w:p w14:paraId="23E22BEA" w14:textId="77777777" w:rsidR="006815C8" w:rsidRPr="006815C8" w:rsidRDefault="006815C8" w:rsidP="006815C8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</w:rPr>
        <w:t xml:space="preserve">ALCE, Attributed Language Model Evaluation (RAG 출처 </w:t>
      </w:r>
      <w:proofErr w:type="spellStart"/>
      <w:r w:rsidRPr="006815C8">
        <w:rPr>
          <w:rFonts w:ascii="Pretendard" w:eastAsia="Pretendard" w:hAnsi="Pretendard"/>
        </w:rPr>
        <w:t>달성률</w:t>
      </w:r>
      <w:proofErr w:type="spellEnd"/>
      <w:r w:rsidRPr="006815C8">
        <w:rPr>
          <w:rFonts w:ascii="Pretendard" w:eastAsia="Pretendard" w:hAnsi="Pretendard"/>
        </w:rPr>
        <w:t xml:space="preserve"> 연구)</w:t>
      </w:r>
    </w:p>
    <w:p w14:paraId="36BB8667" w14:textId="77777777" w:rsidR="006815C8" w:rsidRPr="006815C8" w:rsidRDefault="006815C8" w:rsidP="006815C8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</w:rPr>
        <w:t>Cheng et al., Persona-Gym, 2024</w:t>
      </w:r>
    </w:p>
    <w:p w14:paraId="531FE174" w14:textId="77777777" w:rsidR="006815C8" w:rsidRPr="006815C8" w:rsidRDefault="006815C8" w:rsidP="006815C8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proofErr w:type="spellStart"/>
      <w:r w:rsidRPr="006815C8">
        <w:rPr>
          <w:rFonts w:ascii="Pretendard" w:eastAsia="Pretendard" w:hAnsi="Pretendard"/>
        </w:rPr>
        <w:t>Mixpanel</w:t>
      </w:r>
      <w:proofErr w:type="spellEnd"/>
      <w:r w:rsidRPr="006815C8">
        <w:rPr>
          <w:rFonts w:ascii="Pretendard" w:eastAsia="Pretendard" w:hAnsi="Pretendard"/>
        </w:rPr>
        <w:t>, Product Benchmarks (</w:t>
      </w:r>
      <w:proofErr w:type="spellStart"/>
      <w:r w:rsidRPr="006815C8">
        <w:rPr>
          <w:rFonts w:ascii="Pretendard" w:eastAsia="Pretendard" w:hAnsi="Pretendard"/>
        </w:rPr>
        <w:t>온보딩</w:t>
      </w:r>
      <w:proofErr w:type="spellEnd"/>
      <w:r w:rsidRPr="006815C8">
        <w:rPr>
          <w:rFonts w:ascii="Pretendard" w:eastAsia="Pretendard" w:hAnsi="Pretendard"/>
        </w:rPr>
        <w:t xml:space="preserve"> </w:t>
      </w:r>
      <w:proofErr w:type="spellStart"/>
      <w:r w:rsidRPr="006815C8">
        <w:rPr>
          <w:rFonts w:ascii="Pretendard" w:eastAsia="Pretendard" w:hAnsi="Pretendard"/>
        </w:rPr>
        <w:t>완결율</w:t>
      </w:r>
      <w:proofErr w:type="spellEnd"/>
      <w:r w:rsidRPr="006815C8">
        <w:rPr>
          <w:rFonts w:ascii="Pretendard" w:eastAsia="Pretendard" w:hAnsi="Pretendard"/>
        </w:rPr>
        <w:t xml:space="preserve"> 업계 평균)</w:t>
      </w:r>
    </w:p>
    <w:p w14:paraId="0918F649" w14:textId="77777777" w:rsidR="006815C8" w:rsidRPr="006815C8" w:rsidRDefault="006815C8" w:rsidP="006815C8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</w:rPr>
        <w:t>B.F. Skinner, 강화 이론 (Reinforcement Theory)</w:t>
      </w:r>
    </w:p>
    <w:p w14:paraId="1DAD0B83" w14:textId="77777777" w:rsidR="006815C8" w:rsidRPr="006815C8" w:rsidRDefault="006815C8" w:rsidP="006815C8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</w:rPr>
        <w:lastRenderedPageBreak/>
        <w:t>Li et al., A Diversity-Promoting Objective Function for Neural Conversation Models (Distinct-n), 2016</w:t>
      </w:r>
    </w:p>
    <w:p w14:paraId="129F74E3" w14:textId="77777777" w:rsidR="006815C8" w:rsidRPr="006815C8" w:rsidRDefault="006815C8" w:rsidP="006815C8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</w:rPr>
        <w:t>NIST, 암호화 가이드라인 (AES-256)</w:t>
      </w:r>
    </w:p>
    <w:p w14:paraId="0A53E935" w14:textId="77777777" w:rsidR="006815C8" w:rsidRPr="006815C8" w:rsidRDefault="006815C8" w:rsidP="006815C8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</w:rPr>
        <w:t>KISA, 전송 계층 보안 가이드라인 (TLS 1.2 이상)</w:t>
      </w:r>
    </w:p>
    <w:p w14:paraId="50264755" w14:textId="77777777" w:rsidR="006815C8" w:rsidRPr="006815C8" w:rsidRDefault="006815C8" w:rsidP="006815C8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</w:rPr>
        <w:t>IETF RFC 7519, JSON Web Token (JWT) 표준</w:t>
      </w:r>
    </w:p>
    <w:p w14:paraId="678B60BE" w14:textId="77777777" w:rsidR="006815C8" w:rsidRPr="006815C8" w:rsidRDefault="006815C8" w:rsidP="006815C8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</w:rPr>
        <w:t>BEIR Benchmark, 정보 검색 시스템 성능 평가</w:t>
      </w:r>
    </w:p>
    <w:p w14:paraId="52C0A7FC" w14:textId="690B4332" w:rsidR="006815C8" w:rsidRPr="006815C8" w:rsidRDefault="006815C8" w:rsidP="006815C8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6815C8">
        <w:rPr>
          <w:rFonts w:ascii="Pretendard" w:eastAsia="Pretendard" w:hAnsi="Pretendard"/>
        </w:rPr>
        <w:t>Wang et al., Self-Consistency Improves Chain of Thought Reasoning in Language Models, Google Research, 2022</w:t>
      </w:r>
    </w:p>
    <w:p w14:paraId="60CD8910" w14:textId="77777777" w:rsidR="003034BD" w:rsidRPr="00750BFC" w:rsidRDefault="003034BD">
      <w:pPr>
        <w:rPr>
          <w:rFonts w:ascii="Pretendard" w:eastAsia="Pretendard" w:hAnsi="Pretendard"/>
        </w:rPr>
      </w:pPr>
    </w:p>
    <w:p w14:paraId="18F6C5FB" w14:textId="233D74C5" w:rsidR="003034BD" w:rsidRPr="00750BFC" w:rsidRDefault="00000000" w:rsidP="00A648DE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1.</w:t>
      </w:r>
      <w:r w:rsidR="006815C8">
        <w:rPr>
          <w:rFonts w:ascii="Pretendard" w:eastAsia="Pretendard" w:hAnsi="Pretendard" w:hint="eastAsia"/>
        </w:rPr>
        <w:t>5</w:t>
      </w:r>
      <w:r w:rsidRPr="00750BFC">
        <w:rPr>
          <w:rFonts w:ascii="Pretendard" w:eastAsia="Pretendard" w:hAnsi="Pretendard"/>
        </w:rPr>
        <w:t xml:space="preserve"> 요구 추출 방법 (Requirement Elicitation)</w:t>
      </w:r>
    </w:p>
    <w:p w14:paraId="4E15F909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정보 출처 (Stakeholders)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5138"/>
      </w:tblGrid>
      <w:tr w:rsidR="00FA3559" w:rsidRPr="00750BFC" w14:paraId="23A303CD" w14:textId="77777777" w:rsidTr="006815C8">
        <w:trPr>
          <w:tblHeader/>
        </w:trPr>
        <w:tc>
          <w:tcPr>
            <w:tcW w:w="20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B9B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25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8D7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Stakeholder</w:t>
            </w:r>
          </w:p>
        </w:tc>
        <w:tc>
          <w:tcPr>
            <w:tcW w:w="5138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6B2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역할 / 관심사</w:t>
            </w:r>
          </w:p>
        </w:tc>
      </w:tr>
      <w:tr w:rsidR="00FA3559" w:rsidRPr="00750BFC" w14:paraId="1C2D58A2" w14:textId="77777777" w:rsidTr="006815C8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854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직접 관점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91F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팀원 6인 (개발자)</w:t>
            </w:r>
          </w:p>
        </w:tc>
        <w:tc>
          <w:tcPr>
            <w:tcW w:w="51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974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시스템을 설계·구현하는 주체. 브레인스토밍의 핵심 정보 출처</w:t>
            </w:r>
          </w:p>
        </w:tc>
      </w:tr>
      <w:tr w:rsidR="00FA3559" w:rsidRPr="00750BFC" w14:paraId="7542D8F4" w14:textId="77777777" w:rsidTr="006815C8">
        <w:tc>
          <w:tcPr>
            <w:tcW w:w="2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108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직접 관점</w:t>
            </w:r>
          </w:p>
        </w:tc>
        <w:tc>
          <w:tcPr>
            <w:tcW w:w="25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BE1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2030 초보 투자자</w:t>
            </w:r>
          </w:p>
        </w:tc>
        <w:tc>
          <w:tcPr>
            <w:tcW w:w="51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86C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직접 사용자. 투자 학습, 멘토 채팅, 리포트 소비</w:t>
            </w:r>
          </w:p>
        </w:tc>
      </w:tr>
      <w:tr w:rsidR="00FA3559" w:rsidRPr="00750BFC" w14:paraId="493CEC66" w14:textId="77777777" w:rsidTr="006815C8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FB0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간접 관점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300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 규제 기관</w:t>
            </w:r>
          </w:p>
        </w:tc>
        <w:tc>
          <w:tcPr>
            <w:tcW w:w="51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BA7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투자 자문 법률 준수 여부에 영향 (BR-05 근거)</w:t>
            </w:r>
          </w:p>
        </w:tc>
      </w:tr>
      <w:tr w:rsidR="00FA3559" w:rsidRPr="00750BFC" w14:paraId="29CE056E" w14:textId="77777777" w:rsidTr="006815C8">
        <w:tc>
          <w:tcPr>
            <w:tcW w:w="2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F35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간접 관점</w:t>
            </w:r>
          </w:p>
        </w:tc>
        <w:tc>
          <w:tcPr>
            <w:tcW w:w="25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5858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핀플루언서</w:t>
            </w:r>
          </w:p>
        </w:tc>
        <w:tc>
          <w:tcPr>
            <w:tcW w:w="51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8BD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멘토스가 대체하려는 기존 비합리적 정보원</w:t>
            </w:r>
          </w:p>
        </w:tc>
      </w:tr>
      <w:tr w:rsidR="00FA3559" w:rsidRPr="00750BFC" w14:paraId="6FAB8958" w14:textId="77777777" w:rsidTr="006815C8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166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도메인 관점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D47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 도메인 전문가</w:t>
            </w:r>
          </w:p>
        </w:tc>
        <w:tc>
          <w:tcPr>
            <w:tcW w:w="51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C6C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철학 설계의 근거 (학술자료·통계보고서)</w:t>
            </w:r>
          </w:p>
        </w:tc>
      </w:tr>
      <w:tr w:rsidR="00FA3559" w:rsidRPr="00750BFC" w14:paraId="6B813394" w14:textId="77777777" w:rsidTr="006815C8">
        <w:tc>
          <w:tcPr>
            <w:tcW w:w="2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F8F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도메인 관점</w:t>
            </w:r>
          </w:p>
        </w:tc>
        <w:tc>
          <w:tcPr>
            <w:tcW w:w="25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043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외부 API 제공자</w:t>
            </w:r>
          </w:p>
        </w:tc>
        <w:tc>
          <w:tcPr>
            <w:tcW w:w="51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609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ECOS, yFinance, OpenAI — 시스템 종속성</w:t>
            </w:r>
          </w:p>
        </w:tc>
      </w:tr>
    </w:tbl>
    <w:p w14:paraId="56A4B3D8" w14:textId="77777777" w:rsidR="003034BD" w:rsidRPr="00750BFC" w:rsidRDefault="003034BD">
      <w:pPr>
        <w:rPr>
          <w:rFonts w:ascii="Pretendard" w:eastAsia="Pretendard" w:hAnsi="Pretendard"/>
        </w:rPr>
      </w:pPr>
    </w:p>
    <w:p w14:paraId="079441B6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수집 방법 (1) — 팀 브레인스토밍 (JAD 방식)</w:t>
      </w:r>
    </w:p>
    <w:p w14:paraId="5DA9873B" w14:textId="77777777" w:rsidR="003034BD" w:rsidRPr="00750BFC" w:rsidRDefault="00000000" w:rsidP="0089035E">
      <w:pPr>
        <w:spacing w:before="40" w:after="60" w:line="340" w:lineRule="auto"/>
        <w:ind w:firstLineChars="100" w:firstLine="190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팀원 6인이 참여한 Joint Application Development(JAD) 방식의 브레인스토밍을 실시하여 기능 후보를 제한 없이 도출한 후, 우선순위 투표를 통해 Must / Should / Could로 분류하였습니다.</w:t>
      </w:r>
    </w:p>
    <w:p w14:paraId="4BB5D167" w14:textId="77777777" w:rsidR="003034BD" w:rsidRPr="00750BFC" w:rsidRDefault="003034BD">
      <w:pPr>
        <w:rPr>
          <w:rFonts w:ascii="Pretendard" w:eastAsia="Pretendard" w:hAnsi="Pretendard"/>
        </w:rPr>
      </w:pPr>
    </w:p>
    <w:p w14:paraId="192F36A2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수집 방법 (2) — 문헌조사 (통계자료 및 학술논문)</w:t>
      </w:r>
    </w:p>
    <w:p w14:paraId="434FB300" w14:textId="77777777" w:rsidR="003034BD" w:rsidRPr="00750BFC" w:rsidRDefault="00000000" w:rsidP="0089035E">
      <w:pPr>
        <w:spacing w:before="40" w:after="60" w:line="340" w:lineRule="auto"/>
        <w:ind w:firstLineChars="100" w:firstLine="190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실제 사용자 인터뷰를 대신하여, 타겟 사용자(2030 초보 투자자)의 특성과 문제를 통계·학술 데이터로부터 역공학(Reverse Engineering)적으로 도출하였습니다.</w:t>
      </w:r>
    </w:p>
    <w:tbl>
      <w:tblPr>
        <w:tblW w:w="9624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FA3559" w:rsidRPr="00750BFC" w14:paraId="17606BE8" w14:textId="77777777" w:rsidTr="006815C8">
        <w:tc>
          <w:tcPr>
            <w:tcW w:w="9624" w:type="dxa"/>
            <w:shd w:val="clear" w:color="auto" w:fill="DBEA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0A55A6" w14:textId="77777777" w:rsidR="006815C8" w:rsidRDefault="00000000">
            <w:pPr>
              <w:spacing w:before="20" w:after="20" w:line="320" w:lineRule="auto"/>
              <w:rPr>
                <w:rFonts w:ascii="Pretendard" w:eastAsia="Pretendard" w:hAnsi="Pretendard"/>
                <w:color w:val="1B2A4A"/>
                <w:sz w:val="18"/>
                <w:szCs w:val="18"/>
              </w:rPr>
            </w:pPr>
            <w:r w:rsidRPr="00750BFC">
              <w:rPr>
                <w:rFonts w:ascii="Pretendard" w:eastAsia="Pretendard" w:hAnsi="Pretendard"/>
                <w:color w:val="1B2A4A"/>
                <w:sz w:val="18"/>
                <w:szCs w:val="18"/>
              </w:rPr>
              <w:t xml:space="preserve">핵심 근거: </w:t>
            </w:r>
            <w:proofErr w:type="spellStart"/>
            <w:r w:rsidRPr="00750BFC">
              <w:rPr>
                <w:rFonts w:ascii="Pretendard" w:eastAsia="Pretendard" w:hAnsi="Pretendard"/>
                <w:color w:val="1B2A4A"/>
                <w:sz w:val="18"/>
                <w:szCs w:val="18"/>
              </w:rPr>
              <w:t>오픈서베이</w:t>
            </w:r>
            <w:proofErr w:type="spellEnd"/>
            <w:r w:rsidRPr="00750BFC">
              <w:rPr>
                <w:rFonts w:ascii="Pretendard" w:eastAsia="Pretendard" w:hAnsi="Pretendard"/>
                <w:color w:val="1B2A4A"/>
                <w:sz w:val="18"/>
                <w:szCs w:val="18"/>
              </w:rPr>
              <w:t xml:space="preserve">(2026) — 20대 </w:t>
            </w:r>
            <w:proofErr w:type="spellStart"/>
            <w:r w:rsidRPr="00750BFC">
              <w:rPr>
                <w:rFonts w:ascii="Pretendard" w:eastAsia="Pretendard" w:hAnsi="Pretendard"/>
                <w:color w:val="1B2A4A"/>
                <w:sz w:val="18"/>
                <w:szCs w:val="18"/>
              </w:rPr>
              <w:t>투자경험률</w:t>
            </w:r>
            <w:proofErr w:type="spellEnd"/>
            <w:r w:rsidRPr="00750BFC">
              <w:rPr>
                <w:rFonts w:ascii="Pretendard" w:eastAsia="Pretendard" w:hAnsi="Pretendard"/>
                <w:color w:val="1B2A4A"/>
                <w:sz w:val="18"/>
                <w:szCs w:val="18"/>
              </w:rPr>
              <w:t xml:space="preserve"> 74.7% / OECD(2023) — 한국 성인 </w:t>
            </w:r>
            <w:proofErr w:type="spellStart"/>
            <w:r w:rsidRPr="00750BFC">
              <w:rPr>
                <w:rFonts w:ascii="Pretendard" w:eastAsia="Pretendard" w:hAnsi="Pretendard"/>
                <w:color w:val="1B2A4A"/>
                <w:sz w:val="18"/>
                <w:szCs w:val="18"/>
              </w:rPr>
              <w:t>금융이해력</w:t>
            </w:r>
            <w:proofErr w:type="spellEnd"/>
            <w:r w:rsidRPr="00750BFC">
              <w:rPr>
                <w:rFonts w:ascii="Pretendard" w:eastAsia="Pretendard" w:hAnsi="Pretendard"/>
                <w:color w:val="1B2A4A"/>
                <w:sz w:val="18"/>
                <w:szCs w:val="18"/>
              </w:rPr>
              <w:t xml:space="preserve"> OECD 평균 이하 /</w:t>
            </w:r>
          </w:p>
          <w:p w14:paraId="6392F225" w14:textId="04953B23" w:rsidR="003034BD" w:rsidRPr="00750BFC" w:rsidRDefault="00000000">
            <w:pPr>
              <w:spacing w:before="20" w:after="20" w:line="32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B2A4A"/>
                <w:sz w:val="18"/>
                <w:szCs w:val="18"/>
              </w:rPr>
              <w:t>한국투자자보호재단(2024) — 56% 핀플루언서 의존 / Kakhbod et al.(2023) — SNS 투자 정보의 구조적 문제 실증</w:t>
            </w:r>
          </w:p>
        </w:tc>
      </w:tr>
    </w:tbl>
    <w:p w14:paraId="69185D6C" w14:textId="77777777" w:rsidR="003034BD" w:rsidRPr="00750BFC" w:rsidRDefault="00000000">
      <w:pPr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br w:type="page"/>
      </w:r>
    </w:p>
    <w:p w14:paraId="66C4F6A3" w14:textId="77777777" w:rsidR="003034BD" w:rsidRPr="00750BFC" w:rsidRDefault="00000000">
      <w:pPr>
        <w:pStyle w:val="1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>2. 전반적 설명 (Overall Description)</w:t>
      </w:r>
    </w:p>
    <w:p w14:paraId="2D36B577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2.1 프로젝트 배경 및 문제 정의 (Problem Definition)</w:t>
      </w:r>
    </w:p>
    <w:p w14:paraId="26DC5F70" w14:textId="77777777" w:rsidR="003034BD" w:rsidRPr="00750BFC" w:rsidRDefault="00000000" w:rsidP="0089035E">
      <w:pPr>
        <w:spacing w:before="40" w:after="60" w:line="340" w:lineRule="auto"/>
        <w:ind w:firstLineChars="100" w:firstLine="190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멘토스는 2030 세대의 투자 시장 급성장과 함께 드러난 구조적 문제들을 해결하기 위해 기획되었습니다.</w:t>
      </w:r>
    </w:p>
    <w:p w14:paraId="6F4610EB" w14:textId="77777777" w:rsidR="003034BD" w:rsidRPr="00750BFC" w:rsidRDefault="003034BD">
      <w:pPr>
        <w:rPr>
          <w:rFonts w:ascii="Pretendard" w:eastAsia="Pretendard" w:hAnsi="Pretendard"/>
        </w:rPr>
      </w:pPr>
    </w:p>
    <w:p w14:paraId="6E040147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2030 세대의 투자 시장 급성장</w:t>
      </w:r>
    </w:p>
    <w:p w14:paraId="02478B3D" w14:textId="77777777" w:rsidR="006815C8" w:rsidRDefault="00000000" w:rsidP="0089035E">
      <w:pPr>
        <w:spacing w:before="40" w:after="60" w:line="340" w:lineRule="auto"/>
        <w:ind w:firstLineChars="100" w:firstLine="190"/>
        <w:jc w:val="both"/>
        <w:rPr>
          <w:rFonts w:ascii="Pretendard" w:eastAsia="Pretendard" w:hAnsi="Pretendard"/>
          <w:color w:val="1E293B"/>
          <w:sz w:val="19"/>
          <w:szCs w:val="19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최근 개인 투자 시장의 확대와 함께 2030 세대를 중심으로 금융 투자 참여가 빠르게 증가하고 있습니다. 20대와 30대의 투자</w:t>
      </w:r>
    </w:p>
    <w:p w14:paraId="3A452E32" w14:textId="77777777" w:rsidR="006815C8" w:rsidRDefault="00000000" w:rsidP="006815C8">
      <w:pPr>
        <w:spacing w:before="40" w:after="60" w:line="340" w:lineRule="auto"/>
        <w:jc w:val="both"/>
        <w:rPr>
          <w:rFonts w:ascii="Pretendard" w:eastAsia="Pretendard" w:hAnsi="Pretendard"/>
          <w:color w:val="1E293B"/>
          <w:sz w:val="19"/>
          <w:szCs w:val="19"/>
        </w:rPr>
      </w:pPr>
      <w:proofErr w:type="spellStart"/>
      <w:r w:rsidRPr="00750BFC">
        <w:rPr>
          <w:rFonts w:ascii="Pretendard" w:eastAsia="Pretendard" w:hAnsi="Pretendard"/>
          <w:color w:val="1E293B"/>
          <w:sz w:val="19"/>
          <w:szCs w:val="19"/>
        </w:rPr>
        <w:t>경험률은</w:t>
      </w:r>
      <w:proofErr w:type="spellEnd"/>
      <w:r w:rsidRPr="00750BFC">
        <w:rPr>
          <w:rFonts w:ascii="Pretendard" w:eastAsia="Pretendard" w:hAnsi="Pretendard"/>
          <w:color w:val="1E293B"/>
          <w:sz w:val="19"/>
          <w:szCs w:val="19"/>
        </w:rPr>
        <w:t xml:space="preserve"> 각각 약 74.7%, 90.7% 이상으로 나타나며, 현재 20대는 80% 이상이 10대 혹은 20대 초반부터 금융 투자를 시작하고</w:t>
      </w:r>
    </w:p>
    <w:p w14:paraId="2AB1EF04" w14:textId="4005D18F" w:rsidR="003034BD" w:rsidRPr="00750BFC" w:rsidRDefault="00000000" w:rsidP="006815C8">
      <w:pPr>
        <w:spacing w:before="40" w:after="60" w:line="340" w:lineRule="auto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있습니다.</w:t>
      </w:r>
      <w:r w:rsidRPr="00750BFC">
        <w:rPr>
          <w:rStyle w:val="a6"/>
          <w:rFonts w:ascii="Pretendard" w:eastAsia="Pretendard" w:hAnsi="Pretendard"/>
        </w:rPr>
        <w:footnoteReference w:id="1"/>
      </w:r>
    </w:p>
    <w:p w14:paraId="072B276D" w14:textId="77777777" w:rsidR="003034BD" w:rsidRPr="00750BFC" w:rsidRDefault="003034BD">
      <w:pPr>
        <w:rPr>
          <w:rFonts w:ascii="Pretendard" w:eastAsia="Pretendard" w:hAnsi="Pretendard"/>
        </w:rPr>
      </w:pPr>
    </w:p>
    <w:p w14:paraId="1D943234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초보 투자자의 4가지 핵심 문제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69"/>
        <w:gridCol w:w="3569"/>
      </w:tblGrid>
      <w:tr w:rsidR="00FA3559" w:rsidRPr="00750BFC" w14:paraId="15716F10" w14:textId="77777777" w:rsidTr="006815C8">
        <w:trPr>
          <w:tblHeader/>
        </w:trPr>
        <w:tc>
          <w:tcPr>
            <w:tcW w:w="25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B1C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문제 영역</w:t>
            </w:r>
          </w:p>
        </w:tc>
        <w:tc>
          <w:tcPr>
            <w:tcW w:w="3569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1F8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현상</w:t>
            </w:r>
          </w:p>
        </w:tc>
        <w:tc>
          <w:tcPr>
            <w:tcW w:w="3569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42E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멘토스 해결 방향</w:t>
            </w:r>
          </w:p>
        </w:tc>
      </w:tr>
      <w:tr w:rsidR="00FA3559" w:rsidRPr="00750BFC" w14:paraId="2158F2CD" w14:textId="77777777" w:rsidTr="006815C8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75C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① 정보 과잉 + 해석 부족</w:t>
            </w:r>
          </w:p>
        </w:tc>
        <w:tc>
          <w:tcPr>
            <w:tcW w:w="35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BB38" w14:textId="77777777" w:rsidR="006815C8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뉴스, 재무, 지표는 넘쳐나지만 어떻게 해석해야</w:t>
            </w:r>
          </w:p>
          <w:p w14:paraId="145C8B46" w14:textId="77777777" w:rsidR="006815C8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하는지에 대한 프레임이 없다.</w:t>
            </w:r>
          </w:p>
          <w:p w14:paraId="14BA3422" w14:textId="68CD5FE6" w:rsidR="003034BD" w:rsidRPr="006815C8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78%</w:t>
            </w:r>
            <w:r w:rsidR="006815C8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— 감정적 투자로 손실 경험.</w:t>
            </w:r>
            <w:r w:rsidRPr="00750BFC">
              <w:rPr>
                <w:rStyle w:val="a6"/>
                <w:rFonts w:ascii="Pretendard" w:eastAsia="Pretendard" w:hAnsi="Pretendard"/>
              </w:rPr>
              <w:footnoteReference w:id="2"/>
            </w:r>
          </w:p>
        </w:tc>
        <w:tc>
          <w:tcPr>
            <w:tcW w:w="35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26EE" w14:textId="77777777" w:rsidR="006815C8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티어 기반 맞춤형 AI 리포트로 사용자 숙련도에</w:t>
            </w:r>
          </w:p>
          <w:p w14:paraId="466EBD17" w14:textId="4D66D953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따른 정보 필터링 및 후속 질문 가이드 제공</w:t>
            </w:r>
          </w:p>
        </w:tc>
      </w:tr>
      <w:tr w:rsidR="00FA3559" w:rsidRPr="00750BFC" w14:paraId="3FC38E95" w14:textId="77777777" w:rsidTr="006815C8">
        <w:tc>
          <w:tcPr>
            <w:tcW w:w="25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54F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② 투자 전략의 비구조화</w:t>
            </w:r>
          </w:p>
        </w:tc>
        <w:tc>
          <w:tcPr>
            <w:tcW w:w="35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76F8" w14:textId="77777777" w:rsidR="006815C8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사람들은 감으로 투자하거나 </w:t>
            </w:r>
            <w:proofErr w:type="spell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핀플루언서를</w:t>
            </w:r>
            <w:proofErr w:type="spellEnd"/>
          </w:p>
          <w:p w14:paraId="5333BEA1" w14:textId="309A845B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따라한다. 41% — 계획 없이 매매.</w:t>
            </w:r>
            <w:r w:rsidRPr="00750BFC">
              <w:rPr>
                <w:rStyle w:val="a6"/>
                <w:rFonts w:ascii="Pretendard" w:eastAsia="Pretendard" w:hAnsi="Pretendard"/>
              </w:rPr>
              <w:footnoteReference w:id="3"/>
            </w:r>
          </w:p>
        </w:tc>
        <w:tc>
          <w:tcPr>
            <w:tcW w:w="35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7C0F" w14:textId="77777777" w:rsidR="006815C8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멘토 시스템으로 투자전략 기반의 체계적</w:t>
            </w:r>
          </w:p>
          <w:p w14:paraId="03250F2B" w14:textId="538440B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학습 경로 제공</w:t>
            </w:r>
          </w:p>
        </w:tc>
      </w:tr>
      <w:tr w:rsidR="00FA3559" w:rsidRPr="00750BFC" w14:paraId="3D7BAEAE" w14:textId="77777777" w:rsidTr="006815C8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B92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③ 심리 통제 실패</w:t>
            </w:r>
          </w:p>
        </w:tc>
        <w:tc>
          <w:tcPr>
            <w:tcW w:w="35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C623" w14:textId="77777777" w:rsidR="006815C8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공포, 탐욕, FOMO로 인한 반복적 실수.</w:t>
            </w:r>
          </w:p>
          <w:p w14:paraId="1069FC65" w14:textId="3D709473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65% — 공포 매도 경험. 52% — 탐욕 매수 경험.</w:t>
            </w:r>
          </w:p>
        </w:tc>
        <w:tc>
          <w:tcPr>
            <w:tcW w:w="35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FF6C" w14:textId="77777777" w:rsidR="006815C8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대화형 AI 멘토와의 지속적 상호작용을 통한</w:t>
            </w:r>
          </w:p>
          <w:p w14:paraId="4D046AA2" w14:textId="2572E23D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심리적 가이드 제공</w:t>
            </w:r>
          </w:p>
        </w:tc>
      </w:tr>
      <w:tr w:rsidR="00FA3559" w:rsidRPr="00750BFC" w14:paraId="7BDFF33D" w14:textId="77777777" w:rsidTr="006815C8">
        <w:tc>
          <w:tcPr>
            <w:tcW w:w="25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1D4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④ 개인화된 피드백 부재</w:t>
            </w:r>
          </w:p>
        </w:tc>
        <w:tc>
          <w:tcPr>
            <w:tcW w:w="35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12FC" w14:textId="77777777" w:rsidR="006815C8" w:rsidRDefault="00000000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실제 행동에 기반한 피드백이 없다.</w:t>
            </w:r>
          </w:p>
          <w:p w14:paraId="2615255B" w14:textId="61140A18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성장 루프가 없다.</w:t>
            </w:r>
          </w:p>
        </w:tc>
        <w:tc>
          <w:tcPr>
            <w:tcW w:w="35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D181" w14:textId="621273B1" w:rsidR="003034BD" w:rsidRPr="006815C8" w:rsidRDefault="00CF7B44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학습 콘텐츠에 대한 사용자의 선택 및 반응에</w:t>
            </w:r>
            <w:r w:rsidR="006815C8">
              <w:rPr>
                <w:rFonts w:ascii="Pretendard" w:eastAsia="Pretendard" w:hAnsi="Pretendard" w:hint="eastAsia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대해 AI멘토가 투자전략을 기준으로 피드백 제공</w:t>
            </w:r>
          </w:p>
        </w:tc>
      </w:tr>
    </w:tbl>
    <w:p w14:paraId="59835FE6" w14:textId="77777777" w:rsidR="003034BD" w:rsidRPr="00750BFC" w:rsidRDefault="003034BD">
      <w:pPr>
        <w:rPr>
          <w:rFonts w:ascii="Pretendard" w:eastAsia="Pretendard" w:hAnsi="Pretendard"/>
        </w:rPr>
      </w:pPr>
    </w:p>
    <w:p w14:paraId="2002D465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핀플루언서 의존과 악순환</w:t>
      </w:r>
    </w:p>
    <w:p w14:paraId="2DFE42AB" w14:textId="77777777" w:rsidR="006815C8" w:rsidRDefault="00000000" w:rsidP="0089035E">
      <w:pPr>
        <w:spacing w:before="40" w:after="60" w:line="340" w:lineRule="auto"/>
        <w:ind w:firstLineChars="100" w:firstLine="190"/>
        <w:jc w:val="both"/>
        <w:rPr>
          <w:rFonts w:ascii="Pretendard" w:eastAsia="Pretendard" w:hAnsi="Pretendard"/>
          <w:color w:val="1E293B"/>
          <w:sz w:val="19"/>
          <w:szCs w:val="19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 xml:space="preserve">투자에 불안을 느끼는 2030 투자자들은 금융 인플루언서에 투자 결정을 의존하는 경향을 보입니다. 그러나 금융 </w:t>
      </w:r>
      <w:proofErr w:type="spellStart"/>
      <w:r w:rsidRPr="00750BFC">
        <w:rPr>
          <w:rFonts w:ascii="Pretendard" w:eastAsia="Pretendard" w:hAnsi="Pretendard"/>
          <w:color w:val="1E293B"/>
          <w:sz w:val="19"/>
          <w:szCs w:val="19"/>
        </w:rPr>
        <w:t>인플루언서</w:t>
      </w:r>
      <w:proofErr w:type="spellEnd"/>
      <w:r w:rsidRPr="00750BFC">
        <w:rPr>
          <w:rFonts w:ascii="Pretendard" w:eastAsia="Pretendard" w:hAnsi="Pretendard"/>
          <w:color w:val="1E293B"/>
          <w:sz w:val="19"/>
          <w:szCs w:val="19"/>
        </w:rPr>
        <w:t xml:space="preserve"> 중</w:t>
      </w:r>
    </w:p>
    <w:p w14:paraId="21DF4182" w14:textId="77777777" w:rsidR="006815C8" w:rsidRDefault="00000000" w:rsidP="006815C8">
      <w:pPr>
        <w:spacing w:before="40" w:after="60" w:line="340" w:lineRule="auto"/>
        <w:jc w:val="both"/>
        <w:rPr>
          <w:rFonts w:ascii="Pretendard" w:eastAsia="Pretendard" w:hAnsi="Pretendard"/>
          <w:color w:val="1E293B"/>
          <w:sz w:val="19"/>
          <w:szCs w:val="19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실제 전문성을 갖춘 비율은 약 28%에 불과하며, 약 56%는 오히려 투자 손실을 유도할 수 있는 조언을 제공합니다. 결국 손실을</w:t>
      </w:r>
    </w:p>
    <w:p w14:paraId="279AF85D" w14:textId="3F079B57" w:rsidR="003034BD" w:rsidRPr="00750BFC" w:rsidRDefault="00000000" w:rsidP="006815C8">
      <w:pPr>
        <w:spacing w:before="40" w:after="60" w:line="340" w:lineRule="auto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방지하고자 하는 과정에서 손실을 반복하는 악순환이 초래됩니다.</w:t>
      </w:r>
      <w:r w:rsidRPr="00750BFC">
        <w:rPr>
          <w:rStyle w:val="a6"/>
          <w:rFonts w:ascii="Pretendard" w:eastAsia="Pretendard" w:hAnsi="Pretendard"/>
        </w:rPr>
        <w:footnoteReference w:id="4"/>
      </w:r>
    </w:p>
    <w:p w14:paraId="7F36E12C" w14:textId="77777777" w:rsidR="003034BD" w:rsidRDefault="003034BD">
      <w:pPr>
        <w:rPr>
          <w:rFonts w:ascii="Pretendard" w:eastAsia="Pretendard" w:hAnsi="Pretendard"/>
        </w:rPr>
      </w:pPr>
    </w:p>
    <w:p w14:paraId="36A30063" w14:textId="77777777" w:rsidR="007C37B3" w:rsidRPr="00750BFC" w:rsidRDefault="007C37B3">
      <w:pPr>
        <w:rPr>
          <w:rFonts w:ascii="Pretendard" w:eastAsia="Pretendard" w:hAnsi="Pretendard"/>
        </w:rPr>
      </w:pPr>
    </w:p>
    <w:p w14:paraId="77694992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>AI 투자 서비스에 대한 수요와 한계</w:t>
      </w:r>
    </w:p>
    <w:p w14:paraId="46DE5E64" w14:textId="77777777" w:rsidR="007C37B3" w:rsidRDefault="00000000" w:rsidP="0089035E">
      <w:pPr>
        <w:spacing w:before="40" w:after="60" w:line="340" w:lineRule="auto"/>
        <w:ind w:firstLineChars="100" w:firstLine="190"/>
        <w:jc w:val="both"/>
        <w:rPr>
          <w:rFonts w:ascii="Pretendard" w:eastAsia="Pretendard" w:hAnsi="Pretendard"/>
          <w:color w:val="1E293B"/>
          <w:sz w:val="19"/>
          <w:szCs w:val="19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투자자들은 AI에게 자산 운용을 전적으로 맡기는 것에 불안해하고 있습니다. AI 자산운용 이용 경험이 없는 비율은 83.7%에</w:t>
      </w:r>
    </w:p>
    <w:p w14:paraId="1D385828" w14:textId="721265F5" w:rsidR="003034BD" w:rsidRPr="00750BFC" w:rsidRDefault="00000000" w:rsidP="007C37B3">
      <w:pPr>
        <w:spacing w:before="40" w:after="60" w:line="340" w:lineRule="auto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달하며, 신뢰 가능하다는 응답은 15%에 불과합니다. 그럼에도 투자자들은 정보 수집·분석 영역에서는 AI를 적극 활용하고 있습니다. AI 활용 목적 1위는 뉴스 정보 찾기 및 요약(27.6%), 2위는 시장 트렌드 파악(21.2%)으로 나타났습니다. 이는 "운용을 맡기는 AI"가 아니라 "이해와 판단을 돕는 AI"에 대한 수요가 실재함을 보여줍니다.</w:t>
      </w:r>
      <w:r w:rsidRPr="00750BFC">
        <w:rPr>
          <w:rStyle w:val="a6"/>
          <w:rFonts w:ascii="Pretendard" w:eastAsia="Pretendard" w:hAnsi="Pretendard"/>
        </w:rPr>
        <w:footnoteReference w:id="5"/>
      </w:r>
      <w:r w:rsidRPr="00750BFC">
        <w:rPr>
          <w:rStyle w:val="a6"/>
          <w:rFonts w:ascii="Pretendard" w:eastAsia="Pretendard" w:hAnsi="Pretendard"/>
        </w:rPr>
        <w:footnoteReference w:id="6"/>
      </w:r>
    </w:p>
    <w:p w14:paraId="159AC296" w14:textId="77777777" w:rsidR="003034BD" w:rsidRPr="00750BFC" w:rsidRDefault="003034BD">
      <w:pPr>
        <w:rPr>
          <w:rFonts w:ascii="Pretendard" w:eastAsia="Pretendard" w:hAnsi="Pretendard"/>
        </w:rPr>
      </w:pPr>
    </w:p>
    <w:p w14:paraId="6D27B5FA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2.2 요구사항 분석 — 문제 영역별 요구-기능 매핑</w:t>
      </w:r>
    </w:p>
    <w:p w14:paraId="277D2E95" w14:textId="77777777" w:rsidR="003034BD" w:rsidRPr="00750BFC" w:rsidRDefault="00000000" w:rsidP="0089035E">
      <w:pPr>
        <w:spacing w:before="40" w:after="60" w:line="340" w:lineRule="auto"/>
        <w:ind w:firstLineChars="100" w:firstLine="190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Use Case에서 도출된 사용자 요구사항을 문제 영역별로 정리하고, 각 요구사항에 대응하는 기능을 명시합니다.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19"/>
        <w:gridCol w:w="3419"/>
      </w:tblGrid>
      <w:tr w:rsidR="00FA3559" w:rsidRPr="00750BFC" w14:paraId="12FBC562" w14:textId="77777777" w:rsidTr="007C37B3">
        <w:trPr>
          <w:tblHeader/>
        </w:trPr>
        <w:tc>
          <w:tcPr>
            <w:tcW w:w="2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E03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문제 영역</w:t>
            </w:r>
          </w:p>
        </w:tc>
        <w:tc>
          <w:tcPr>
            <w:tcW w:w="3419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B93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요구사항</w:t>
            </w:r>
          </w:p>
        </w:tc>
        <w:tc>
          <w:tcPr>
            <w:tcW w:w="3419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F40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대응 기능</w:t>
            </w:r>
          </w:p>
        </w:tc>
      </w:tr>
      <w:tr w:rsidR="00FA3559" w:rsidRPr="00750BFC" w14:paraId="731D79F6" w14:textId="77777777" w:rsidTr="007C37B3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BD9E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인지 편향</w:t>
            </w:r>
          </w:p>
          <w:p w14:paraId="5FD00396" w14:textId="11B3528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(군집행동 / 휴리스틱 / 확증편향)</w:t>
            </w:r>
          </w:p>
        </w:tc>
        <w:tc>
          <w:tcPr>
            <w:tcW w:w="34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27BC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• 다양한 관점을 비교할 수 있어야 한다</w:t>
            </w:r>
          </w:p>
          <w:p w14:paraId="4A267A2B" w14:textId="4FB539C5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• 자신만의 판단 기준을 가져야 한다</w:t>
            </w:r>
          </w:p>
        </w:tc>
        <w:tc>
          <w:tcPr>
            <w:tcW w:w="34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94C9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멘토 간 토론 기능(FR-04) → 확증편향 방지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 xml:space="preserve">/ 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멘토 전략 기준 데이터 탐색(FR-05) →</w:t>
            </w:r>
          </w:p>
          <w:p w14:paraId="0748E25E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동일 정보를 자신의 전략 관점에서 해석하는</w:t>
            </w:r>
          </w:p>
          <w:p w14:paraId="412993F2" w14:textId="312C3062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0070C0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훈련으로 휴리스틱 감소</w:t>
            </w:r>
          </w:p>
        </w:tc>
      </w:tr>
      <w:tr w:rsidR="00FA3559" w:rsidRPr="00750BFC" w14:paraId="2E8B05E9" w14:textId="77777777" w:rsidTr="007C37B3">
        <w:tc>
          <w:tcPr>
            <w:tcW w:w="2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C46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 지식 부족 / 정보 해석 능력 부족</w:t>
            </w:r>
          </w:p>
        </w:tc>
        <w:tc>
          <w:tcPr>
            <w:tcW w:w="341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F5A2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• 금융 정보를 쉽게 이해할 수 있어야 한다</w:t>
            </w:r>
          </w:p>
          <w:p w14:paraId="4C67B54E" w14:textId="509941DF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• 정보 해석을 지원받아야 한다</w:t>
            </w:r>
          </w:p>
        </w:tc>
        <w:tc>
          <w:tcPr>
            <w:tcW w:w="341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E45A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AI 리포트 + AI 멘토 채팅(FR-02, FR-03) → 사용자 수준 맞춤 리포트 </w:t>
            </w:r>
            <w:r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 xml:space="preserve">/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 xml:space="preserve">전략 맞춤 정보 제공(FR-05) + 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학습 노트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스크랩(FR-06) +</w:t>
            </w:r>
          </w:p>
          <w:p w14:paraId="41A33DEA" w14:textId="11E06D46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뉴스 상세·연관 추천(FR-08) → 학습 컨텍스트 누적과 자립적 해석 능력 배양</w:t>
            </w:r>
          </w:p>
        </w:tc>
      </w:tr>
      <w:tr w:rsidR="00FA3559" w:rsidRPr="00750BFC" w14:paraId="039F5761" w14:textId="77777777" w:rsidTr="007C37B3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958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감정 기반 의사결정</w:t>
            </w:r>
          </w:p>
        </w:tc>
        <w:tc>
          <w:tcPr>
            <w:tcW w:w="34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B5F1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• 근거 기반으로 판단할 수 있어야 한다</w:t>
            </w:r>
          </w:p>
          <w:p w14:paraId="7B6C6796" w14:textId="6A2A1252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• 심리적 안정감을 제공받아야 한다</w:t>
            </w:r>
          </w:p>
        </w:tc>
        <w:tc>
          <w:tcPr>
            <w:tcW w:w="34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04DC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간 토론 기능(FR-04) → 논리 기반 판단</w:t>
            </w:r>
          </w:p>
          <w:p w14:paraId="08CEE121" w14:textId="53DF5F6F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유도 AI 멘토와의 지속적 상호작용(FR-02) → 심리적 안정감 제공</w:t>
            </w:r>
          </w:p>
        </w:tc>
      </w:tr>
      <w:tr w:rsidR="00FA3559" w:rsidRPr="00750BFC" w14:paraId="1375103E" w14:textId="77777777" w:rsidTr="007C37B3">
        <w:tc>
          <w:tcPr>
            <w:tcW w:w="2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0BFD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학습 성취도 미인지 및 지속적</w:t>
            </w:r>
          </w:p>
          <w:p w14:paraId="12E7D40C" w14:textId="5247BEDD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동기부여 부족</w:t>
            </w:r>
          </w:p>
        </w:tc>
        <w:tc>
          <w:tcPr>
            <w:tcW w:w="341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AA63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• 사용자는 자신의 수준을 파악해야 한다</w:t>
            </w:r>
          </w:p>
          <w:p w14:paraId="3D953F2F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• 사용자는 자신의 수준에 적합한 정보를</w:t>
            </w:r>
          </w:p>
          <w:p w14:paraId="32E40E20" w14:textId="7A2A2332" w:rsidR="007C37B3" w:rsidRDefault="00000000" w:rsidP="007C37B3">
            <w:pPr>
              <w:spacing w:before="20" w:after="20" w:line="300" w:lineRule="auto"/>
              <w:ind w:firstLineChars="100" w:firstLine="170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제공받아야 한다</w:t>
            </w:r>
          </w:p>
          <w:p w14:paraId="62BE7F7D" w14:textId="7D68A738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• 지속적으로 학습을 유지할 장치가 필요하다</w:t>
            </w:r>
          </w:p>
        </w:tc>
        <w:tc>
          <w:tcPr>
            <w:tcW w:w="341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D6E7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티어 테스트를 통해 금융 지식 티어링(FR-01)</w:t>
            </w:r>
          </w:p>
          <w:p w14:paraId="1D816F4B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이해도 게이지로 학습 진행 시각화(FR-07) 사용자 티어에 맞춰 데이터를</w:t>
            </w:r>
          </w:p>
          <w:p w14:paraId="412DC1EA" w14:textId="23054DAB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필터링하여 제공(FR-02, FR-03)</w:t>
            </w:r>
          </w:p>
        </w:tc>
      </w:tr>
    </w:tbl>
    <w:p w14:paraId="0CFCD306" w14:textId="77777777" w:rsidR="003034BD" w:rsidRDefault="003034BD">
      <w:pPr>
        <w:rPr>
          <w:rFonts w:ascii="Pretendard" w:eastAsia="Pretendard" w:hAnsi="Pretendard"/>
        </w:rPr>
      </w:pPr>
    </w:p>
    <w:p w14:paraId="0A672962" w14:textId="77777777" w:rsidR="007C37B3" w:rsidRDefault="007C37B3">
      <w:pPr>
        <w:rPr>
          <w:rFonts w:ascii="Pretendard" w:eastAsia="Pretendard" w:hAnsi="Pretendard"/>
        </w:rPr>
      </w:pPr>
    </w:p>
    <w:p w14:paraId="713AEA73" w14:textId="77777777" w:rsidR="007C37B3" w:rsidRDefault="007C37B3">
      <w:pPr>
        <w:rPr>
          <w:rFonts w:ascii="Pretendard" w:eastAsia="Pretendard" w:hAnsi="Pretendard"/>
        </w:rPr>
      </w:pPr>
    </w:p>
    <w:p w14:paraId="6DB45AC6" w14:textId="77777777" w:rsidR="007C37B3" w:rsidRDefault="007C37B3">
      <w:pPr>
        <w:rPr>
          <w:rFonts w:ascii="Pretendard" w:eastAsia="Pretendard" w:hAnsi="Pretendard"/>
        </w:rPr>
      </w:pPr>
    </w:p>
    <w:p w14:paraId="3B7AEEE1" w14:textId="77777777" w:rsidR="007C37B3" w:rsidRDefault="007C37B3">
      <w:pPr>
        <w:rPr>
          <w:rFonts w:ascii="Pretendard" w:eastAsia="Pretendard" w:hAnsi="Pretendard"/>
        </w:rPr>
      </w:pPr>
    </w:p>
    <w:p w14:paraId="6A4A7BE5" w14:textId="77777777" w:rsidR="007C37B3" w:rsidRDefault="007C37B3">
      <w:pPr>
        <w:rPr>
          <w:rFonts w:ascii="Pretendard" w:eastAsia="Pretendard" w:hAnsi="Pretendard"/>
        </w:rPr>
      </w:pPr>
    </w:p>
    <w:p w14:paraId="34B095FD" w14:textId="77777777" w:rsidR="007C37B3" w:rsidRDefault="007C37B3">
      <w:pPr>
        <w:rPr>
          <w:rFonts w:ascii="Pretendard" w:eastAsia="Pretendard" w:hAnsi="Pretendard"/>
        </w:rPr>
      </w:pPr>
    </w:p>
    <w:p w14:paraId="6CB9B0DA" w14:textId="77777777" w:rsidR="007C37B3" w:rsidRPr="00750BFC" w:rsidRDefault="007C37B3">
      <w:pPr>
        <w:rPr>
          <w:rFonts w:ascii="Pretendard" w:eastAsia="Pretendard" w:hAnsi="Pretendard"/>
        </w:rPr>
      </w:pPr>
    </w:p>
    <w:p w14:paraId="5A383F01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>2.3 경쟁 서비스 분석 및 포지셔닝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2981"/>
        <w:gridCol w:w="2214"/>
        <w:gridCol w:w="2214"/>
        <w:gridCol w:w="2215"/>
      </w:tblGrid>
      <w:tr w:rsidR="00FA3559" w:rsidRPr="00750BFC" w14:paraId="145170AC" w14:textId="77777777" w:rsidTr="007C37B3">
        <w:trPr>
          <w:tblHeader/>
        </w:trPr>
        <w:tc>
          <w:tcPr>
            <w:tcW w:w="2995" w:type="dxa"/>
            <w:gridSpan w:val="2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018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proofErr w:type="spellStart"/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차별점</w:t>
            </w:r>
            <w:proofErr w:type="spellEnd"/>
          </w:p>
        </w:tc>
        <w:tc>
          <w:tcPr>
            <w:tcW w:w="2214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3F3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토스증권</w:t>
            </w:r>
          </w:p>
        </w:tc>
        <w:tc>
          <w:tcPr>
            <w:tcW w:w="2214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DA6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핀트</w:t>
            </w:r>
          </w:p>
        </w:tc>
        <w:tc>
          <w:tcPr>
            <w:tcW w:w="221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2DB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멘토스</w:t>
            </w:r>
          </w:p>
        </w:tc>
      </w:tr>
      <w:tr w:rsidR="00FA3559" w:rsidRPr="00750BFC" w14:paraId="63128BB4" w14:textId="77777777" w:rsidTr="007C37B3">
        <w:tc>
          <w:tcPr>
            <w:tcW w:w="2995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352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서비스 중심</w:t>
            </w:r>
          </w:p>
        </w:tc>
        <w:tc>
          <w:tcPr>
            <w:tcW w:w="22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EC4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분석 도구 중심</w:t>
            </w:r>
          </w:p>
        </w:tc>
        <w:tc>
          <w:tcPr>
            <w:tcW w:w="22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FAE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자산관리 중심</w:t>
            </w:r>
          </w:p>
        </w:tc>
        <w:tc>
          <w:tcPr>
            <w:tcW w:w="22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69C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학습·판단 형성 중심</w:t>
            </w:r>
          </w:p>
        </w:tc>
      </w:tr>
      <w:tr w:rsidR="00FA3559" w:rsidRPr="00750BFC" w14:paraId="24324E85" w14:textId="77777777" w:rsidTr="007C37B3">
        <w:tc>
          <w:tcPr>
            <w:tcW w:w="2995" w:type="dxa"/>
            <w:gridSpan w:val="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550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공통 한계</w:t>
            </w:r>
          </w:p>
        </w:tc>
        <w:tc>
          <w:tcPr>
            <w:tcW w:w="221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CE5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초보 투자자에게 어려운 정보 — 판단 기준 형성 불가</w:t>
            </w:r>
          </w:p>
        </w:tc>
        <w:tc>
          <w:tcPr>
            <w:tcW w:w="221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FA2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AI에게 자산 맡기기 불안 — 신뢰 응답 15%</w:t>
            </w:r>
          </w:p>
        </w:tc>
        <w:tc>
          <w:tcPr>
            <w:tcW w:w="221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864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—</w:t>
            </w:r>
          </w:p>
        </w:tc>
      </w:tr>
      <w:tr w:rsidR="00FA3559" w:rsidRPr="00750BFC" w14:paraId="2C151113" w14:textId="77777777" w:rsidTr="007C37B3">
        <w:tc>
          <w:tcPr>
            <w:tcW w:w="2995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152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다관점 비교 제공</w:t>
            </w:r>
          </w:p>
        </w:tc>
        <w:tc>
          <w:tcPr>
            <w:tcW w:w="22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C5B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×</w:t>
            </w:r>
          </w:p>
        </w:tc>
        <w:tc>
          <w:tcPr>
            <w:tcW w:w="22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1F6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×</w:t>
            </w:r>
          </w:p>
        </w:tc>
        <w:tc>
          <w:tcPr>
            <w:tcW w:w="22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7A0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✓</w:t>
            </w:r>
          </w:p>
        </w:tc>
      </w:tr>
      <w:tr w:rsidR="00FA3559" w:rsidRPr="00750BFC" w14:paraId="1D53F529" w14:textId="77777777" w:rsidTr="007C37B3">
        <w:tc>
          <w:tcPr>
            <w:tcW w:w="2995" w:type="dxa"/>
            <w:gridSpan w:val="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E34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티어 맞춤 콘텐츠</w:t>
            </w:r>
          </w:p>
        </w:tc>
        <w:tc>
          <w:tcPr>
            <w:tcW w:w="221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679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×</w:t>
            </w:r>
          </w:p>
        </w:tc>
        <w:tc>
          <w:tcPr>
            <w:tcW w:w="221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EFE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×</w:t>
            </w:r>
          </w:p>
        </w:tc>
        <w:tc>
          <w:tcPr>
            <w:tcW w:w="221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C3D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✓</w:t>
            </w:r>
          </w:p>
        </w:tc>
      </w:tr>
      <w:tr w:rsidR="00FA3559" w:rsidRPr="00750BFC" w14:paraId="02B4EECC" w14:textId="77777777" w:rsidTr="007C37B3">
        <w:tc>
          <w:tcPr>
            <w:tcW w:w="2995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E88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심리적 안정 설계</w:t>
            </w:r>
          </w:p>
        </w:tc>
        <w:tc>
          <w:tcPr>
            <w:tcW w:w="22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891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×</w:t>
            </w:r>
          </w:p>
        </w:tc>
        <w:tc>
          <w:tcPr>
            <w:tcW w:w="22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E96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부분적</w:t>
            </w:r>
          </w:p>
        </w:tc>
        <w:tc>
          <w:tcPr>
            <w:tcW w:w="22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FB6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✓</w:t>
            </w:r>
          </w:p>
        </w:tc>
      </w:tr>
      <w:tr w:rsidR="00FA3559" w:rsidRPr="00750BFC" w14:paraId="0BFE3488" w14:textId="77777777" w:rsidTr="007C37B3">
        <w:tc>
          <w:tcPr>
            <w:tcW w:w="2995" w:type="dxa"/>
            <w:gridSpan w:val="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C10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판단 기준 형성 지원</w:t>
            </w:r>
          </w:p>
        </w:tc>
        <w:tc>
          <w:tcPr>
            <w:tcW w:w="221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11B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×</w:t>
            </w:r>
          </w:p>
        </w:tc>
        <w:tc>
          <w:tcPr>
            <w:tcW w:w="221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DCA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×</w:t>
            </w:r>
          </w:p>
        </w:tc>
        <w:tc>
          <w:tcPr>
            <w:tcW w:w="221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6CA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✓</w:t>
            </w:r>
          </w:p>
        </w:tc>
      </w:tr>
      <w:tr w:rsidR="00FA3559" w:rsidRPr="00750BFC" w14:paraId="1F1BAB05" w14:textId="77777777" w:rsidTr="007C37B3">
        <w:tc>
          <w:tcPr>
            <w:tcW w:w="2995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094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대화형 학습 환경</w:t>
            </w:r>
          </w:p>
        </w:tc>
        <w:tc>
          <w:tcPr>
            <w:tcW w:w="22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4B7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×</w:t>
            </w:r>
          </w:p>
        </w:tc>
        <w:tc>
          <w:tcPr>
            <w:tcW w:w="22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666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×</w:t>
            </w:r>
          </w:p>
        </w:tc>
        <w:tc>
          <w:tcPr>
            <w:tcW w:w="22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446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✓</w:t>
            </w:r>
          </w:p>
        </w:tc>
      </w:tr>
      <w:tr w:rsidR="00FA3559" w:rsidRPr="00750BFC" w14:paraId="3688F725" w14:textId="77777777" w:rsidTr="007C37B3">
        <w:tc>
          <w:tcPr>
            <w:tcW w:w="2995" w:type="dxa"/>
            <w:gridSpan w:val="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92B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성장 도움 환경</w:t>
            </w:r>
          </w:p>
        </w:tc>
        <w:tc>
          <w:tcPr>
            <w:tcW w:w="221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582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×</w:t>
            </w:r>
          </w:p>
        </w:tc>
        <w:tc>
          <w:tcPr>
            <w:tcW w:w="221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441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×</w:t>
            </w:r>
          </w:p>
        </w:tc>
        <w:tc>
          <w:tcPr>
            <w:tcW w:w="221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904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✓</w:t>
            </w:r>
          </w:p>
        </w:tc>
      </w:tr>
      <w:tr w:rsidR="00FA3559" w:rsidRPr="00750BFC" w14:paraId="614DC27F" w14:textId="77777777" w:rsidTr="007C37B3">
        <w:trPr>
          <w:gridBefore w:val="1"/>
          <w:wBefore w:w="14" w:type="dxa"/>
        </w:trPr>
        <w:tc>
          <w:tcPr>
            <w:tcW w:w="9624" w:type="dxa"/>
            <w:gridSpan w:val="4"/>
            <w:shd w:val="clear" w:color="auto" w:fill="DBEA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F7E09E1" w14:textId="77777777" w:rsidR="003034BD" w:rsidRPr="00750BFC" w:rsidRDefault="00000000">
            <w:pPr>
              <w:spacing w:before="20" w:after="20" w:line="32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B2A4A"/>
                <w:sz w:val="18"/>
                <w:szCs w:val="18"/>
              </w:rPr>
              <w:t>멘토스가 채우는 공간: 기존 서비스가 다루지 않는 "정보 탐색·이해 지원 + 학습·판단 형성" 영역. 판단을 대신하지 않고, 스스로 판단할 수 있도록 돕는 AI 투자 멘토.</w:t>
            </w:r>
          </w:p>
        </w:tc>
      </w:tr>
    </w:tbl>
    <w:p w14:paraId="7F2B6018" w14:textId="77777777" w:rsidR="003034BD" w:rsidRPr="00750BFC" w:rsidRDefault="003034BD">
      <w:pPr>
        <w:rPr>
          <w:rFonts w:ascii="Pretendard" w:eastAsia="Pretendard" w:hAnsi="Pretendard"/>
        </w:rPr>
      </w:pPr>
    </w:p>
    <w:p w14:paraId="3E127061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2.4 제품 전망 (Product Perspective)</w:t>
      </w:r>
    </w:p>
    <w:p w14:paraId="646E1639" w14:textId="77777777" w:rsidR="003034BD" w:rsidRPr="00750BFC" w:rsidRDefault="00000000" w:rsidP="0089035E">
      <w:pPr>
        <w:spacing w:before="40" w:after="60" w:line="340" w:lineRule="auto"/>
        <w:ind w:firstLineChars="100" w:firstLine="190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멘토스는 독립적인 모바일 애플리케이션으로, React Native 기반 프론트엔드, FastAPI 백엔드, PostgreSQL 데이터베이스, OpenAI API + LangChain 기반 AI 시스템, Chroma 벡터 DB로 구성됩니다. 기존 토스증권(정보 분석 중심)과 핀트(AI 자산운용 중심)가 미치지 못하는 "정보 탐색·이해 지원 + 학습·판단 형성" 영역을 점유합니다.</w:t>
      </w:r>
    </w:p>
    <w:p w14:paraId="4AC52365" w14:textId="77777777" w:rsidR="00702C21" w:rsidRPr="00750BFC" w:rsidRDefault="00702C21">
      <w:pPr>
        <w:rPr>
          <w:rFonts w:ascii="Pretendard" w:eastAsia="Pretendard" w:hAnsi="Pretendard"/>
        </w:rPr>
      </w:pPr>
    </w:p>
    <w:p w14:paraId="07EBB2A3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2.5 제품 기능 요약 (Product Functions)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638"/>
      </w:tblGrid>
      <w:tr w:rsidR="00FA3559" w:rsidRPr="00750BFC" w14:paraId="1276602D" w14:textId="77777777" w:rsidTr="007C37B3">
        <w:trPr>
          <w:tblHeader/>
        </w:trPr>
        <w:tc>
          <w:tcPr>
            <w:tcW w:w="14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BBA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기능 ID</w:t>
            </w:r>
          </w:p>
        </w:tc>
        <w:tc>
          <w:tcPr>
            <w:tcW w:w="26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F3F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기능명</w:t>
            </w:r>
          </w:p>
        </w:tc>
        <w:tc>
          <w:tcPr>
            <w:tcW w:w="5638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3AE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 w:rsidR="00FA3559" w:rsidRPr="00750BFC" w14:paraId="47B0D950" w14:textId="77777777" w:rsidTr="007C37B3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5C6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F-01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2B1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성향 분석</w:t>
            </w:r>
          </w:p>
        </w:tc>
        <w:tc>
          <w:tcPr>
            <w:tcW w:w="56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E52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연령, 투자경험, 위험감수성향 기반 AI 멘토 추천 및 초기 티어 배정</w:t>
            </w:r>
          </w:p>
        </w:tc>
      </w:tr>
      <w:tr w:rsidR="00FA3559" w:rsidRPr="00750BFC" w14:paraId="7C3D3EDE" w14:textId="77777777" w:rsidTr="007C37B3">
        <w:tc>
          <w:tcPr>
            <w:tcW w:w="1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9FF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F-02</w:t>
            </w:r>
          </w:p>
        </w:tc>
        <w:tc>
          <w:tcPr>
            <w:tcW w:w="26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832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멘토 채팅</w:t>
            </w:r>
          </w:p>
        </w:tc>
        <w:tc>
          <w:tcPr>
            <w:tcW w:w="56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4BA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선택한 멘토의 투자전략을 반영한 1:1 대화형 학습</w:t>
            </w:r>
          </w:p>
        </w:tc>
      </w:tr>
      <w:tr w:rsidR="00FA3559" w:rsidRPr="00750BFC" w14:paraId="4F5F2995" w14:textId="77777777" w:rsidTr="007C37B3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D39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F-03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2FB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일일 AI 리포트</w:t>
            </w:r>
          </w:p>
        </w:tc>
        <w:tc>
          <w:tcPr>
            <w:tcW w:w="56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293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학습 투자전략 및 사용자 티어 기반 맞춤형 리포트 하루 1회 제공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  <w:u w:val="single"/>
              </w:rPr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</w:p>
        </w:tc>
      </w:tr>
      <w:tr w:rsidR="00FA3559" w:rsidRPr="00750BFC" w14:paraId="5DF91F4A" w14:textId="77777777" w:rsidTr="007C37B3">
        <w:tc>
          <w:tcPr>
            <w:tcW w:w="1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0ED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F-04</w:t>
            </w:r>
          </w:p>
        </w:tc>
        <w:tc>
          <w:tcPr>
            <w:tcW w:w="26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6CE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투기장 (멘토 토론)</w:t>
            </w:r>
          </w:p>
        </w:tc>
        <w:tc>
          <w:tcPr>
            <w:tcW w:w="56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C99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서로 다른 투자전략의 두 멘토가 의견→반박→재반박 구조로 토론</w:t>
            </w:r>
          </w:p>
        </w:tc>
      </w:tr>
      <w:tr w:rsidR="00FA3559" w:rsidRPr="00750BFC" w14:paraId="79151CFA" w14:textId="77777777" w:rsidTr="007C37B3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4DD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F-05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44B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 데이터 탐색</w:t>
            </w:r>
          </w:p>
        </w:tc>
        <w:tc>
          <w:tcPr>
            <w:tcW w:w="56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D755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멘토의 투자전략 기준으로 필터링된 환율·금리·주가지수·뉴스 노출, AI 요약,</w:t>
            </w:r>
          </w:p>
          <w:p w14:paraId="587419F8" w14:textId="16F68E1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채팅 연계 CTA</w:t>
            </w:r>
          </w:p>
        </w:tc>
      </w:tr>
      <w:tr w:rsidR="00FA3559" w:rsidRPr="00750BFC" w14:paraId="5AE340BF" w14:textId="77777777" w:rsidTr="007C37B3">
        <w:tc>
          <w:tcPr>
            <w:tcW w:w="1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938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F-06</w:t>
            </w:r>
          </w:p>
        </w:tc>
        <w:tc>
          <w:tcPr>
            <w:tcW w:w="26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E9A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스크랩 기능</w:t>
            </w:r>
          </w:p>
        </w:tc>
        <w:tc>
          <w:tcPr>
            <w:tcW w:w="56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492E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학습 노트(멘토 학습 중 중요 콘텐츠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, 전략 맞춤 정보 제공 탐색 탭에서의 뉴스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)</w:t>
            </w:r>
          </w:p>
          <w:p w14:paraId="22275B38" w14:textId="170E15FD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저장, 전략별 자동 분류, 멘토 채팅 연계, 티어 승급 평가 반영</w:t>
            </w:r>
          </w:p>
        </w:tc>
      </w:tr>
      <w:tr w:rsidR="00FA3559" w:rsidRPr="00750BFC" w14:paraId="158CC211" w14:textId="77777777" w:rsidTr="007C37B3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C23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lastRenderedPageBreak/>
              <w:t>F-07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A83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티어 시스템</w:t>
            </w:r>
          </w:p>
        </w:tc>
        <w:tc>
          <w:tcPr>
            <w:tcW w:w="56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704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티어 기반 성장, 이해도 게이지로 학습 진행 시각화</w:t>
            </w:r>
          </w:p>
        </w:tc>
      </w:tr>
      <w:tr w:rsidR="00FA3559" w:rsidRPr="00750BFC" w14:paraId="1E0453F0" w14:textId="77777777" w:rsidTr="007C37B3">
        <w:tc>
          <w:tcPr>
            <w:tcW w:w="1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D15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F-08</w:t>
            </w:r>
          </w:p>
        </w:tc>
        <w:tc>
          <w:tcPr>
            <w:tcW w:w="26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647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뉴스 상세/연관 추천</w:t>
            </w:r>
          </w:p>
        </w:tc>
        <w:tc>
          <w:tcPr>
            <w:tcW w:w="56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517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뉴스 상세 + AI 요약 + 유사 키워드 기반 연관 뉴스 추천</w:t>
            </w:r>
          </w:p>
        </w:tc>
      </w:tr>
      <w:tr w:rsidR="00FA3559" w:rsidRPr="00750BFC" w14:paraId="43E464CE" w14:textId="77777777" w:rsidTr="007C37B3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E9A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F-09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0F0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대화 기록 관리</w:t>
            </w:r>
            <w:r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 xml:space="preserve"> 및 투자전략(멘토) 변경</w:t>
            </w:r>
          </w:p>
        </w:tc>
        <w:tc>
          <w:tcPr>
            <w:tcW w:w="56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0A5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채팅 기록, 투자 리포트, 투기장 토론 내역 통합 관리 및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투자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전략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(멘토)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 변경</w:t>
            </w:r>
          </w:p>
        </w:tc>
      </w:tr>
      <w:tr>
        <w:tc>
          <w:tcPr>
            <w:tcW w:type="dxa" w:w="1400"/>
          </w:tcPr>
          <w:p>
            <w:r>
              <w:t>F-10</w:t>
            </w:r>
          </w:p>
        </w:tc>
        <w:tc>
          <w:tcPr>
            <w:tcW w:type="dxa" w:w="2600"/>
          </w:tcPr>
          <w:p>
            <w:r>
              <w:t>승급시험</w:t>
            </w:r>
          </w:p>
        </w:tc>
        <w:tc>
          <w:tcPr>
            <w:tcW w:type="dxa" w:w="5638"/>
          </w:tcPr>
          <w:p>
            <w:r>
              <w:t>현재 티어의 이해도 게이지가 80%에 도달한 사용자가 능동적으로 응시하는 시험. 통과 시 다음 티어로 진입하며 새 기능과 멘토가 잠금해제된다.</w:t>
            </w:r>
          </w:p>
        </w:tc>
      </w:tr>
    </w:tbl>
    <w:p w14:paraId="2BFC1691" w14:textId="77777777" w:rsidR="003034BD" w:rsidRPr="00750BFC" w:rsidRDefault="003034BD">
      <w:pPr>
        <w:rPr>
          <w:rFonts w:ascii="Pretendard" w:eastAsia="Pretendard" w:hAnsi="Pretendard"/>
        </w:rPr>
      </w:pPr>
    </w:p>
    <w:p w14:paraId="00FA8974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2.6 사용자 특성 및 사용 맥락 (User Characteristics)</w:t>
      </w:r>
    </w:p>
    <w:p w14:paraId="2677D346" w14:textId="77777777" w:rsidR="003034BD" w:rsidRPr="00750BFC" w:rsidRDefault="00000000" w:rsidP="0089035E">
      <w:pPr>
        <w:spacing w:before="40" w:after="60" w:line="340" w:lineRule="auto"/>
        <w:ind w:firstLineChars="100" w:firstLine="190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타겟 사용자는 "투자 기준이 없는 사람"입니다. 투자 경험 유무가 아니라 합리적 판단 기준의 유무가 분류 기준입니다. 투자 경험이 전혀 없는 초보부터, 경력 10년이지만 명확한 기준 없이 뉴스에 반응해서 매매하는 사람까지 포함합니다.</w:t>
      </w:r>
    </w:p>
    <w:p w14:paraId="5DF0FDBE" w14:textId="77777777" w:rsidR="003034BD" w:rsidRPr="00750BFC" w:rsidRDefault="003034BD">
      <w:pPr>
        <w:rPr>
          <w:rFonts w:ascii="Pretendard" w:eastAsia="Pretendard" w:hAnsi="Pretendard"/>
        </w:rPr>
      </w:pPr>
    </w:p>
    <w:p w14:paraId="01435B26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사용자 통계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8"/>
      </w:tblGrid>
      <w:tr w:rsidR="00FA3559" w:rsidRPr="00750BFC" w14:paraId="6A1CB9E4" w14:textId="77777777" w:rsidTr="007C37B3">
        <w:trPr>
          <w:tblHeader/>
        </w:trPr>
        <w:tc>
          <w:tcPr>
            <w:tcW w:w="3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790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지표</w:t>
            </w:r>
          </w:p>
        </w:tc>
        <w:tc>
          <w:tcPr>
            <w:tcW w:w="3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D7A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수치</w:t>
            </w:r>
          </w:p>
        </w:tc>
        <w:tc>
          <w:tcPr>
            <w:tcW w:w="3238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1C0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출처</w:t>
            </w:r>
          </w:p>
        </w:tc>
      </w:tr>
      <w:tr w:rsidR="00FA3559" w:rsidRPr="00750BFC" w14:paraId="14529012" w14:textId="77777777" w:rsidTr="007C37B3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442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20대 투자경험률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94B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74.7%</w:t>
            </w:r>
            <w:r w:rsidRPr="00750BFC">
              <w:rPr>
                <w:rStyle w:val="a6"/>
                <w:rFonts w:ascii="Pretendard" w:eastAsia="Pretendard" w:hAnsi="Pretendard"/>
              </w:rPr>
              <w:footnoteReference w:id="7"/>
            </w:r>
          </w:p>
        </w:tc>
        <w:tc>
          <w:tcPr>
            <w:tcW w:w="32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FBF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오픈서베이, 2026</w:t>
            </w:r>
          </w:p>
        </w:tc>
      </w:tr>
      <w:tr w:rsidR="00FA3559" w:rsidRPr="00750BFC" w14:paraId="3643C47B" w14:textId="77777777" w:rsidTr="007C37B3">
        <w:tc>
          <w:tcPr>
            <w:tcW w:w="3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CBB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30대 투자경험률</w:t>
            </w:r>
          </w:p>
        </w:tc>
        <w:tc>
          <w:tcPr>
            <w:tcW w:w="3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23A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90.7%</w:t>
            </w:r>
            <w:r w:rsidRPr="00750BFC">
              <w:rPr>
                <w:rStyle w:val="a6"/>
                <w:rFonts w:ascii="Pretendard" w:eastAsia="Pretendard" w:hAnsi="Pretendard"/>
              </w:rPr>
              <w:footnoteReference w:id="8"/>
            </w:r>
          </w:p>
        </w:tc>
        <w:tc>
          <w:tcPr>
            <w:tcW w:w="32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5E4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오픈서베이, 2026</w:t>
            </w:r>
          </w:p>
        </w:tc>
      </w:tr>
      <w:tr w:rsidR="00FA3559" w:rsidRPr="00750BFC" w14:paraId="01DD3B83" w14:textId="77777777" w:rsidTr="007C37B3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7CF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금융이해력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319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64.6점 (OECD 평균 이하)</w:t>
            </w:r>
            <w:r w:rsidRPr="00750BFC">
              <w:rPr>
                <w:rStyle w:val="a6"/>
                <w:rFonts w:ascii="Pretendard" w:eastAsia="Pretendard" w:hAnsi="Pretendard"/>
              </w:rPr>
              <w:footnoteReference w:id="9"/>
            </w:r>
          </w:p>
        </w:tc>
        <w:tc>
          <w:tcPr>
            <w:tcW w:w="32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BB6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OECD, 2023</w:t>
            </w:r>
          </w:p>
        </w:tc>
      </w:tr>
      <w:tr w:rsidR="00FA3559" w:rsidRPr="00750BFC" w14:paraId="32521B9B" w14:textId="77777777" w:rsidTr="007C37B3">
        <w:tc>
          <w:tcPr>
            <w:tcW w:w="3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CE2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투자 불안감</w:t>
            </w:r>
          </w:p>
        </w:tc>
        <w:tc>
          <w:tcPr>
            <w:tcW w:w="3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A06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38% (50·60대 대비 2배)</w:t>
            </w:r>
            <w:r w:rsidRPr="00750BFC">
              <w:rPr>
                <w:rStyle w:val="a6"/>
                <w:rFonts w:ascii="Pretendard" w:eastAsia="Pretendard" w:hAnsi="Pretendard"/>
              </w:rPr>
              <w:footnoteReference w:id="10"/>
            </w:r>
          </w:p>
        </w:tc>
        <w:tc>
          <w:tcPr>
            <w:tcW w:w="32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F97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한국투자자보호재단, 2024</w:t>
            </w:r>
          </w:p>
        </w:tc>
      </w:tr>
      <w:tr w:rsidR="00FA3559" w:rsidRPr="00750BFC" w14:paraId="16C08F1B" w14:textId="77777777" w:rsidTr="007C37B3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C6F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핀플루언서 의존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2B1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56%</w:t>
            </w:r>
            <w:r w:rsidRPr="00750BFC">
              <w:rPr>
                <w:rStyle w:val="a6"/>
                <w:rFonts w:ascii="Pretendard" w:eastAsia="Pretendard" w:hAnsi="Pretendard"/>
              </w:rPr>
              <w:footnoteReference w:id="11"/>
            </w:r>
          </w:p>
        </w:tc>
        <w:tc>
          <w:tcPr>
            <w:tcW w:w="32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6CD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Kakhbod et al., 2023</w:t>
            </w:r>
          </w:p>
        </w:tc>
      </w:tr>
      <w:tr w:rsidR="00FA3559" w:rsidRPr="00750BFC" w14:paraId="6F884E2D" w14:textId="77777777" w:rsidTr="007C37B3">
        <w:tc>
          <w:tcPr>
            <w:tcW w:w="3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B7F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감정적 투자 손실 경험</w:t>
            </w:r>
          </w:p>
        </w:tc>
        <w:tc>
          <w:tcPr>
            <w:tcW w:w="3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E25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78%</w:t>
            </w:r>
            <w:r w:rsidRPr="00750BFC">
              <w:rPr>
                <w:rStyle w:val="a6"/>
                <w:rFonts w:ascii="Pretendard" w:eastAsia="Pretendard" w:hAnsi="Pretendard"/>
              </w:rPr>
              <w:footnoteReference w:id="12"/>
            </w:r>
          </w:p>
        </w:tc>
        <w:tc>
          <w:tcPr>
            <w:tcW w:w="32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DD0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한국투자자보호재단, 2024</w:t>
            </w:r>
          </w:p>
        </w:tc>
      </w:tr>
    </w:tbl>
    <w:p w14:paraId="5B2BFF1F" w14:textId="391ED97C" w:rsidR="003034BD" w:rsidRDefault="003034BD">
      <w:pPr>
        <w:rPr>
          <w:rFonts w:ascii="Pretendard" w:eastAsia="Pretendard" w:hAnsi="Pretendard"/>
        </w:rPr>
      </w:pPr>
    </w:p>
    <w:p w14:paraId="267DAB96" w14:textId="77777777" w:rsidR="007C37B3" w:rsidRDefault="007C37B3">
      <w:pPr>
        <w:rPr>
          <w:rFonts w:ascii="Pretendard" w:eastAsia="Pretendard" w:hAnsi="Pretendard"/>
        </w:rPr>
      </w:pPr>
    </w:p>
    <w:p w14:paraId="489C6935" w14:textId="77777777" w:rsidR="007C37B3" w:rsidRDefault="007C37B3">
      <w:pPr>
        <w:rPr>
          <w:rFonts w:ascii="Pretendard" w:eastAsia="Pretendard" w:hAnsi="Pretendard"/>
        </w:rPr>
      </w:pPr>
    </w:p>
    <w:p w14:paraId="5CE54570" w14:textId="77777777" w:rsidR="007C37B3" w:rsidRDefault="007C37B3">
      <w:pPr>
        <w:rPr>
          <w:rFonts w:ascii="Pretendard" w:eastAsia="Pretendard" w:hAnsi="Pretendard"/>
        </w:rPr>
      </w:pPr>
    </w:p>
    <w:p w14:paraId="0D436CEC" w14:textId="77777777" w:rsidR="007C37B3" w:rsidRDefault="007C37B3">
      <w:pPr>
        <w:rPr>
          <w:rFonts w:ascii="Pretendard" w:eastAsia="Pretendard" w:hAnsi="Pretendard"/>
        </w:rPr>
      </w:pPr>
    </w:p>
    <w:p w14:paraId="615E3211" w14:textId="77777777" w:rsidR="007C37B3" w:rsidRDefault="007C37B3">
      <w:pPr>
        <w:rPr>
          <w:rFonts w:ascii="Pretendard" w:eastAsia="Pretendard" w:hAnsi="Pretendard"/>
        </w:rPr>
      </w:pPr>
    </w:p>
    <w:p w14:paraId="0532B4EC" w14:textId="77777777" w:rsidR="007C37B3" w:rsidRPr="00750BFC" w:rsidRDefault="007C37B3">
      <w:pPr>
        <w:rPr>
          <w:rFonts w:ascii="Pretendard" w:eastAsia="Pretendard" w:hAnsi="Pretendard"/>
        </w:rPr>
      </w:pPr>
    </w:p>
    <w:p w14:paraId="41E71BF5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>사용 맥락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FA3559" w:rsidRPr="00750BFC" w14:paraId="7751857A" w14:textId="77777777" w:rsidTr="007C37B3">
        <w:trPr>
          <w:tblHeader/>
        </w:trPr>
        <w:tc>
          <w:tcPr>
            <w:tcW w:w="1984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5BB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7654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9A4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세부 내용</w:t>
            </w:r>
          </w:p>
        </w:tc>
      </w:tr>
      <w:tr w:rsidR="00FA3559" w:rsidRPr="00750BFC" w14:paraId="69F9CFFD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9FA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진입 경로</w:t>
            </w:r>
          </w:p>
        </w:tc>
        <w:tc>
          <w:tcPr>
            <w:tcW w:w="76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30D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앱스토어/플레이스토어에서 "주식" 또는 "투자 공부" 검색으로 유입</w:t>
            </w:r>
          </w:p>
        </w:tc>
      </w:tr>
      <w:tr w:rsidR="00FA3559" w:rsidRPr="00750BFC" w14:paraId="7710C3C1" w14:textId="77777777" w:rsidTr="007C37B3">
        <w:tc>
          <w:tcPr>
            <w:tcW w:w="198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05B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세션 길이</w:t>
            </w:r>
          </w:p>
        </w:tc>
        <w:tc>
          <w:tcPr>
            <w:tcW w:w="765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DB8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10~15분 (쪼개진 시간)</w:t>
            </w:r>
          </w:p>
        </w:tc>
      </w:tr>
      <w:tr w:rsidR="00FA3559" w:rsidRPr="00750BFC" w14:paraId="0C15AA0C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B5E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 시점</w:t>
            </w:r>
          </w:p>
        </w:tc>
        <w:tc>
          <w:tcPr>
            <w:tcW w:w="76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434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수업 쉬는 시간, 출퇴근길 대중교통, 자기 전 침대에서</w:t>
            </w:r>
          </w:p>
        </w:tc>
      </w:tr>
      <w:tr w:rsidR="00FA3559" w:rsidRPr="00750BFC" w14:paraId="6B577ABD" w14:textId="77777777" w:rsidTr="007C37B3">
        <w:tc>
          <w:tcPr>
            <w:tcW w:w="198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3FE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하루 세션 수</w:t>
            </w:r>
          </w:p>
        </w:tc>
        <w:tc>
          <w:tcPr>
            <w:tcW w:w="765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C3C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최대 3회</w:t>
            </w:r>
          </w:p>
        </w:tc>
      </w:tr>
      <w:tr w:rsidR="00FA3559" w:rsidRPr="00750BFC" w14:paraId="08FE044D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8F8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기대 심리</w:t>
            </w:r>
          </w:p>
        </w:tc>
        <w:tc>
          <w:tcPr>
            <w:tcW w:w="76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48F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체계적인 투자 학습 서비스 기대 → 멘토 채팅·투기장을 통한 판단 기준 형성 경험</w:t>
            </w:r>
          </w:p>
        </w:tc>
      </w:tr>
      <w:tr w:rsidR="00FA3559" w:rsidRPr="00750BFC" w14:paraId="0B4EE7CA" w14:textId="77777777" w:rsidTr="007C37B3">
        <w:tc>
          <w:tcPr>
            <w:tcW w:w="198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A61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0070C0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재방문 동기 1순위</w:t>
            </w:r>
          </w:p>
        </w:tc>
        <w:tc>
          <w:tcPr>
            <w:tcW w:w="765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6E1C" w14:textId="43CEDADE" w:rsidR="003034BD" w:rsidRPr="00750BFC" w:rsidRDefault="006315D4">
            <w:pPr>
              <w:spacing w:before="20" w:after="20" w:line="300" w:lineRule="auto"/>
              <w:rPr>
                <w:rFonts w:ascii="Pretendard" w:eastAsia="Pretendard" w:hAnsi="Pretendard"/>
                <w:color w:val="0070C0"/>
              </w:rPr>
            </w:pP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 xml:space="preserve">멘토가 제공하는 리포트, 학습 </w:t>
            </w:r>
            <w:r w:rsidR="00AE0C3F" w:rsidRPr="00750BFC">
              <w:rPr>
                <w:rFonts w:ascii="Pretendard" w:eastAsia="Pretendard" w:hAnsi="Pretendard" w:hint="eastAsia"/>
                <w:sz w:val="17"/>
                <w:szCs w:val="17"/>
              </w:rPr>
              <w:t>콘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텐츠, 피드백이 실제로 유용해서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(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리포트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/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피드백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 가치)</w:t>
            </w:r>
          </w:p>
        </w:tc>
      </w:tr>
      <w:tr w:rsidR="00FA3559" w:rsidRPr="00750BFC" w14:paraId="126DF6C5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EC0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0070C0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재방문 동기 2순위</w:t>
            </w:r>
          </w:p>
        </w:tc>
        <w:tc>
          <w:tcPr>
            <w:tcW w:w="76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C9FF" w14:textId="77777777" w:rsidR="007C37B3" w:rsidRDefault="006315D4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방대한 정보들 중 내가 학습하고 있는 전략에 적합한 정보들이 탐색 탭에서는 어떻게 제공되고 있는지 궁금해서</w:t>
            </w:r>
          </w:p>
          <w:p w14:paraId="5651927F" w14:textId="6A5412D1" w:rsidR="003034BD" w:rsidRPr="00750BFC" w:rsidRDefault="006315D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(정보 필터링 가치)</w:t>
            </w:r>
          </w:p>
        </w:tc>
      </w:tr>
      <w:tr w:rsidR="00FA3559" w:rsidRPr="00750BFC" w14:paraId="24A944AF" w14:textId="77777777" w:rsidTr="007C37B3">
        <w:tc>
          <w:tcPr>
            <w:tcW w:w="198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94D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재방문 동기 3순위</w:t>
            </w:r>
          </w:p>
        </w:tc>
        <w:tc>
          <w:tcPr>
            <w:tcW w:w="765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F66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티어·이해도 게이지 성장을 보는 것이 만족스러워서 (축적/진보 가치)</w:t>
            </w:r>
          </w:p>
        </w:tc>
      </w:tr>
    </w:tbl>
    <w:p w14:paraId="0CBCB0F0" w14:textId="77777777" w:rsidR="003034BD" w:rsidRPr="00750BFC" w:rsidRDefault="003034BD">
      <w:pPr>
        <w:rPr>
          <w:rFonts w:ascii="Pretendard" w:eastAsia="Pretendard" w:hAnsi="Pretendard"/>
        </w:rPr>
      </w:pPr>
    </w:p>
    <w:p w14:paraId="3DDCA5FA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2.7 기대 효과 (Expected Effects)</w:t>
      </w:r>
    </w:p>
    <w:p w14:paraId="54D849E7" w14:textId="77777777" w:rsidR="003034BD" w:rsidRPr="00750BFC" w:rsidRDefault="00000000" w:rsidP="0089035E">
      <w:pPr>
        <w:spacing w:before="40" w:after="60" w:line="340" w:lineRule="auto"/>
        <w:ind w:firstLineChars="100" w:firstLine="190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멘토스의 세 가지 핵심 기능은 각각 검증된 연구 근거를 기반으로 다음과 같은 효과를 기대할 수 있습니다.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4181"/>
        <w:gridCol w:w="4182"/>
      </w:tblGrid>
      <w:tr w:rsidR="00FA3559" w:rsidRPr="00750BFC" w14:paraId="22097343" w14:textId="77777777" w:rsidTr="007C37B3">
        <w:trPr>
          <w:tblHeader/>
        </w:trPr>
        <w:tc>
          <w:tcPr>
            <w:tcW w:w="127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F3D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4181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5F8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기대 효과</w:t>
            </w:r>
          </w:p>
        </w:tc>
        <w:tc>
          <w:tcPr>
            <w:tcW w:w="4182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023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근거</w:t>
            </w:r>
          </w:p>
        </w:tc>
      </w:tr>
      <w:tr w:rsidR="00FA3559" w:rsidRPr="00750BFC" w14:paraId="041E6579" w14:textId="77777777" w:rsidTr="007C37B3"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9A2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학습 효과</w:t>
            </w:r>
          </w:p>
        </w:tc>
        <w:tc>
          <w:tcPr>
            <w:tcW w:w="41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52B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멘토 대화를 통한 금융 지식 습득 가속화</w:t>
            </w:r>
          </w:p>
        </w:tc>
        <w:tc>
          <w:tcPr>
            <w:tcW w:w="418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0479" w14:textId="7F55C4F6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1:1 상호작용이 강의식 교육보다 학습 효과가 크다</w:t>
            </w:r>
          </w:p>
          <w:p w14:paraId="322D04D0" w14:textId="11B389B1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(LG경영연구원)</w:t>
            </w:r>
          </w:p>
        </w:tc>
      </w:tr>
      <w:tr w:rsidR="00FA3559" w:rsidRPr="00750BFC" w14:paraId="654E14A2" w14:textId="77777777" w:rsidTr="007C37B3">
        <w:tc>
          <w:tcPr>
            <w:tcW w:w="12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987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심리적 안정</w:t>
            </w:r>
          </w:p>
        </w:tc>
        <w:tc>
          <w:tcPr>
            <w:tcW w:w="418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E2D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불안 없이 근거 기반으로 투자 판단 가능</w:t>
            </w:r>
          </w:p>
        </w:tc>
        <w:tc>
          <w:tcPr>
            <w:tcW w:w="418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BCA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멘토와의 지속적 상호작용 → 심리적 의지처 제공</w:t>
            </w:r>
          </w:p>
        </w:tc>
      </w:tr>
      <w:tr w:rsidR="00FA3559" w:rsidRPr="00750BFC" w14:paraId="18EF1FDA" w14:textId="77777777" w:rsidTr="007C37B3"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783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판단력 향상</w:t>
            </w:r>
          </w:p>
        </w:tc>
        <w:tc>
          <w:tcPr>
            <w:tcW w:w="41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EA3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확증편향·군집행동 감소, 다관점 수용 증가</w:t>
            </w:r>
          </w:p>
        </w:tc>
        <w:tc>
          <w:tcPr>
            <w:tcW w:w="418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7CF9" w14:textId="746D118C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구조화된 토론이 더 사려 깊은 결정을 이끌어</w:t>
            </w:r>
            <w:r w:rsidR="007C37B3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 xml:space="preserve"> 냄</w:t>
            </w:r>
          </w:p>
          <w:p w14:paraId="4C1D3E62" w14:textId="5F32F1CF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(Ohio State)</w:t>
            </w:r>
          </w:p>
        </w:tc>
      </w:tr>
      <w:tr w:rsidR="00FA3559" w:rsidRPr="00750BFC" w14:paraId="14EE9ED7" w14:textId="77777777" w:rsidTr="007C37B3">
        <w:tc>
          <w:tcPr>
            <w:tcW w:w="12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B76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행동 변화</w:t>
            </w:r>
          </w:p>
        </w:tc>
        <w:tc>
          <w:tcPr>
            <w:tcW w:w="418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AFA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충동 매매 감소, 전략 기반 투자 비율 증가</w:t>
            </w:r>
          </w:p>
        </w:tc>
        <w:tc>
          <w:tcPr>
            <w:tcW w:w="418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6D3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 문해력이 높을수록 금융 웰빙과 회복탄력성이 높아짐 (OECD, 2023)</w:t>
            </w:r>
          </w:p>
        </w:tc>
      </w:tr>
      <w:tr w:rsidR="00FA3559" w:rsidRPr="00750BFC" w14:paraId="40198FCA" w14:textId="77777777" w:rsidTr="007C37B3"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591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티어 승급</w:t>
            </w:r>
          </w:p>
        </w:tc>
        <w:tc>
          <w:tcPr>
            <w:tcW w:w="41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05D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이해도 게이지 누적과 승급시험을 통한 지속적 학습 동기 부여</w:t>
            </w:r>
          </w:p>
        </w:tc>
        <w:tc>
          <w:tcPr>
            <w:tcW w:w="418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F59F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멘토와의 지속적 상호작용을 통한 판단 기준 형성</w:t>
            </w:r>
          </w:p>
          <w:p w14:paraId="24CBF8EE" w14:textId="4ED73E04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→ 자발적 재방문 유도</w:t>
            </w:r>
          </w:p>
        </w:tc>
      </w:tr>
    </w:tbl>
    <w:p w14:paraId="2FADFD3E" w14:textId="77777777" w:rsidR="003034BD" w:rsidRPr="00750BFC" w:rsidRDefault="003034BD">
      <w:pPr>
        <w:rPr>
          <w:rFonts w:ascii="Pretendard" w:eastAsia="Pretendard" w:hAnsi="Pretendard"/>
        </w:rPr>
      </w:pPr>
    </w:p>
    <w:p w14:paraId="40D90A97" w14:textId="4A922389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2.8 제약사항 (Constraints)</w:t>
      </w:r>
    </w:p>
    <w:p w14:paraId="61781F3E" w14:textId="77777777" w:rsidR="003034BD" w:rsidRPr="00750BFC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학생 프로젝트 인프라(AWS EC2 단일 인스턴스) 제약</w:t>
      </w:r>
    </w:p>
    <w:p w14:paraId="62D5B362" w14:textId="044B996B" w:rsidR="00AE0C3F" w:rsidRPr="00750BFC" w:rsidRDefault="00AE0C3F" w:rsidP="00AE0C3F">
      <w:pPr>
        <w:pStyle w:val="a4"/>
        <w:spacing w:before="30" w:after="30" w:line="320" w:lineRule="auto"/>
        <w:ind w:left="48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- API 활용 및 최대한 가벼운 라이브러리를 사용한 내부 로직을 구</w:t>
      </w:r>
      <w:r w:rsidRPr="00750BFC">
        <w:rPr>
          <w:rFonts w:ascii="Pretendard" w:eastAsia="Pretendard" w:hAnsi="Pretendard" w:hint="eastAsia"/>
        </w:rPr>
        <w:t>축한다.</w:t>
      </w:r>
    </w:p>
    <w:p w14:paraId="14BBD20B" w14:textId="34430DE7" w:rsidR="00AE0C3F" w:rsidRPr="00750BFC" w:rsidRDefault="00AE0C3F" w:rsidP="00AE0C3F">
      <w:pPr>
        <w:pStyle w:val="a4"/>
        <w:spacing w:before="30" w:after="30" w:line="320" w:lineRule="auto"/>
        <w:ind w:left="48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 xml:space="preserve">- 물리적 RAM이 부족할 경우를 대비한 Swap 설정을 수행하여 프로세스 </w:t>
      </w:r>
      <w:proofErr w:type="spellStart"/>
      <w:r w:rsidRPr="00750BFC">
        <w:rPr>
          <w:rFonts w:ascii="Pretendard" w:eastAsia="Pretendard" w:hAnsi="Pretendard"/>
        </w:rPr>
        <w:t>킬을</w:t>
      </w:r>
      <w:proofErr w:type="spellEnd"/>
      <w:r w:rsidRPr="00750BFC">
        <w:rPr>
          <w:rFonts w:ascii="Pretendard" w:eastAsia="Pretendard" w:hAnsi="Pretendard"/>
        </w:rPr>
        <w:t xml:space="preserve"> 방지</w:t>
      </w:r>
      <w:r w:rsidRPr="00750BFC">
        <w:rPr>
          <w:rFonts w:ascii="Pretendard" w:eastAsia="Pretendard" w:hAnsi="Pretendard" w:hint="eastAsia"/>
        </w:rPr>
        <w:t>한다.</w:t>
      </w:r>
    </w:p>
    <w:p w14:paraId="585365F0" w14:textId="77777777" w:rsidR="003034BD" w:rsidRPr="00750BFC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 xml:space="preserve">외부 API(OpenAI, Naver News, ECOS, </w:t>
      </w:r>
      <w:proofErr w:type="spellStart"/>
      <w:r w:rsidRPr="00750BFC">
        <w:rPr>
          <w:rFonts w:ascii="Pretendard" w:eastAsia="Pretendard" w:hAnsi="Pretendard"/>
          <w:color w:val="1E293B"/>
          <w:sz w:val="19"/>
          <w:szCs w:val="19"/>
        </w:rPr>
        <w:t>yFinance</w:t>
      </w:r>
      <w:proofErr w:type="spellEnd"/>
      <w:r w:rsidRPr="00750BFC">
        <w:rPr>
          <w:rFonts w:ascii="Pretendard" w:eastAsia="Pretendard" w:hAnsi="Pretendard"/>
          <w:color w:val="1E293B"/>
          <w:sz w:val="19"/>
          <w:szCs w:val="19"/>
        </w:rPr>
        <w:t>) 의존성</w:t>
      </w:r>
    </w:p>
    <w:p w14:paraId="615D3ECB" w14:textId="7BBC7E9F" w:rsidR="00AE0C3F" w:rsidRPr="00750BFC" w:rsidRDefault="00AE0C3F" w:rsidP="00AE0C3F">
      <w:pPr>
        <w:pStyle w:val="a4"/>
        <w:spacing w:before="30" w:after="30" w:line="320" w:lineRule="auto"/>
        <w:ind w:left="48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 xml:space="preserve">- </w:t>
      </w:r>
      <w:proofErr w:type="spellStart"/>
      <w:r w:rsidRPr="00750BFC">
        <w:rPr>
          <w:rFonts w:ascii="Pretendard" w:eastAsia="Pretendard" w:hAnsi="Pretendard"/>
        </w:rPr>
        <w:t>캐싱</w:t>
      </w:r>
      <w:proofErr w:type="spellEnd"/>
      <w:r w:rsidRPr="00750BFC">
        <w:rPr>
          <w:rFonts w:ascii="Pretendard" w:eastAsia="Pretendard" w:hAnsi="Pretendard"/>
        </w:rPr>
        <w:t xml:space="preserve"> 전략으로 API 호출 비용 절감 및 속도 향상을 확보</w:t>
      </w:r>
      <w:r w:rsidRPr="00750BFC">
        <w:rPr>
          <w:rFonts w:ascii="Pretendard" w:eastAsia="Pretendard" w:hAnsi="Pretendard" w:hint="eastAsia"/>
        </w:rPr>
        <w:t>한다.</w:t>
      </w:r>
    </w:p>
    <w:p w14:paraId="5A49D98D" w14:textId="46786A7E" w:rsidR="00AE0C3F" w:rsidRPr="00750BFC" w:rsidRDefault="00AE0C3F" w:rsidP="00AE0C3F">
      <w:pPr>
        <w:pStyle w:val="a4"/>
        <w:spacing w:before="30" w:after="30" w:line="320" w:lineRule="auto"/>
        <w:ind w:left="48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- 지연 및 오류 발생 시 예외 처리 로직 설계로 대응</w:t>
      </w:r>
      <w:r w:rsidRPr="00750BFC">
        <w:rPr>
          <w:rFonts w:ascii="Pretendard" w:eastAsia="Pretendard" w:hAnsi="Pretendard" w:hint="eastAsia"/>
        </w:rPr>
        <w:t>한다.</w:t>
      </w:r>
    </w:p>
    <w:p w14:paraId="127A8EEB" w14:textId="28A4EBCA" w:rsidR="003034BD" w:rsidRPr="00750BFC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투자 자문/추천 법률적 제한 (금융소비자보호법)</w:t>
      </w:r>
    </w:p>
    <w:p w14:paraId="7F230035" w14:textId="3BDDBB83" w:rsidR="00AE0C3F" w:rsidRPr="00750BFC" w:rsidRDefault="00AE0C3F" w:rsidP="00AE0C3F">
      <w:pPr>
        <w:pStyle w:val="a4"/>
        <w:spacing w:before="30" w:after="30" w:line="320" w:lineRule="auto"/>
        <w:ind w:left="48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 xml:space="preserve">- 서비스는 투자 판단 및 종목 추천을 하지 않도록 가드레일 </w:t>
      </w:r>
      <w:proofErr w:type="spellStart"/>
      <w:r w:rsidRPr="00750BFC">
        <w:rPr>
          <w:rFonts w:ascii="Pretendard" w:eastAsia="Pretendard" w:hAnsi="Pretendard"/>
        </w:rPr>
        <w:t>프롬프팅하며</w:t>
      </w:r>
      <w:proofErr w:type="spellEnd"/>
      <w:r w:rsidRPr="00750BFC">
        <w:rPr>
          <w:rFonts w:ascii="Pretendard" w:eastAsia="Pretendard" w:hAnsi="Pretendard"/>
        </w:rPr>
        <w:t>, 면책 조항 명시가 필수</w:t>
      </w:r>
      <w:r w:rsidRPr="00750BFC">
        <w:rPr>
          <w:rFonts w:ascii="Pretendard" w:eastAsia="Pretendard" w:hAnsi="Pretendard" w:hint="eastAsia"/>
        </w:rPr>
        <w:t>이다.</w:t>
      </w:r>
    </w:p>
    <w:p w14:paraId="02C981FA" w14:textId="24FC6D51" w:rsidR="003034BD" w:rsidRPr="00750BFC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 xml:space="preserve">모바일 플랫폼: </w:t>
      </w:r>
      <w:r w:rsidR="00AE0C3F" w:rsidRPr="00750BFC">
        <w:rPr>
          <w:rFonts w:ascii="Pretendard" w:eastAsia="Pretendard" w:hAnsi="Pretendard" w:hint="eastAsia"/>
          <w:color w:val="1E293B"/>
          <w:sz w:val="19"/>
          <w:szCs w:val="19"/>
        </w:rPr>
        <w:t>크로스</w:t>
      </w:r>
      <w:r w:rsidR="00AE0C3F" w:rsidRPr="00750BFC">
        <w:rPr>
          <w:rFonts w:ascii="Pretendard" w:eastAsia="Pretendard" w:hAnsi="Pretendard"/>
          <w:color w:val="1E293B"/>
          <w:sz w:val="19"/>
          <w:szCs w:val="19"/>
        </w:rPr>
        <w:t xml:space="preserve"> 플랫폼 지원 (iOS/Android)</w:t>
      </w:r>
    </w:p>
    <w:p w14:paraId="1A0A782C" w14:textId="47D7F92B" w:rsidR="00AE0C3F" w:rsidRPr="00750BFC" w:rsidRDefault="00AE0C3F" w:rsidP="00AE0C3F">
      <w:pPr>
        <w:pStyle w:val="a4"/>
        <w:spacing w:before="30" w:after="30" w:line="320" w:lineRule="auto"/>
        <w:ind w:left="48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- 크로스 플랫폼 프레임워크 React Nativ</w:t>
      </w:r>
      <w:r w:rsidRPr="00750BFC">
        <w:rPr>
          <w:rFonts w:ascii="Pretendard" w:eastAsia="Pretendard" w:hAnsi="Pretendard" w:hint="eastAsia"/>
        </w:rPr>
        <w:t>e를</w:t>
      </w:r>
      <w:r w:rsidRPr="00750BFC">
        <w:rPr>
          <w:rFonts w:ascii="Pretendard" w:eastAsia="Pretendard" w:hAnsi="Pretendard"/>
        </w:rPr>
        <w:t xml:space="preserve"> 채택</w:t>
      </w:r>
      <w:r w:rsidRPr="00750BFC">
        <w:rPr>
          <w:rFonts w:ascii="Pretendard" w:eastAsia="Pretendard" w:hAnsi="Pretendard" w:hint="eastAsia"/>
        </w:rPr>
        <w:t>한다.</w:t>
      </w:r>
    </w:p>
    <w:p w14:paraId="078BF491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2.9 가정 및 종속성 (Assumptions and Dependencies)</w:t>
      </w:r>
    </w:p>
    <w:p w14:paraId="1F32209E" w14:textId="4927FBEE" w:rsidR="003034BD" w:rsidRPr="00750BFC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사용자는 스마트폰과 인터넷 접속이 가능</w:t>
      </w:r>
      <w:r w:rsidR="007C37B3">
        <w:rPr>
          <w:rFonts w:ascii="Pretendard" w:eastAsia="Pretendard" w:hAnsi="Pretendard" w:hint="eastAsia"/>
          <w:color w:val="1E293B"/>
          <w:sz w:val="19"/>
          <w:szCs w:val="19"/>
        </w:rPr>
        <w:t>하다.</w:t>
      </w:r>
    </w:p>
    <w:p w14:paraId="611A11DF" w14:textId="3B08A15F" w:rsidR="003034BD" w:rsidRPr="00750BFC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OpenAI API가 안정적으로 서비스</w:t>
      </w:r>
      <w:r w:rsidR="007C37B3">
        <w:rPr>
          <w:rFonts w:ascii="Pretendard" w:eastAsia="Pretendard" w:hAnsi="Pretendard" w:hint="eastAsia"/>
          <w:color w:val="1E293B"/>
          <w:sz w:val="19"/>
          <w:szCs w:val="19"/>
        </w:rPr>
        <w:t>된다.</w:t>
      </w:r>
    </w:p>
    <w:p w14:paraId="402C89B7" w14:textId="00D7B823" w:rsidR="003034BD" w:rsidRPr="00750BFC" w:rsidRDefault="00000000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금융 데이터 API(ECOS, yFinance, Naver News)가 지속적으로 제공</w:t>
      </w:r>
      <w:r w:rsidR="007C37B3">
        <w:rPr>
          <w:rFonts w:ascii="Pretendard" w:eastAsia="Pretendard" w:hAnsi="Pretendard" w:hint="eastAsia"/>
          <w:color w:val="1E293B"/>
          <w:sz w:val="19"/>
          <w:szCs w:val="19"/>
        </w:rPr>
        <w:t>된다.</w:t>
      </w:r>
    </w:p>
    <w:p w14:paraId="6F073147" w14:textId="0E4832AA" w:rsidR="003034BD" w:rsidRPr="00750BFC" w:rsidRDefault="00000000" w:rsidP="0089035E">
      <w:pPr>
        <w:pStyle w:val="a4"/>
        <w:numPr>
          <w:ilvl w:val="0"/>
          <w:numId w:val="2"/>
        </w:numPr>
        <w:spacing w:before="30" w:after="30" w:line="320" w:lineRule="auto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사용자는 기본적인 앱 조작 능력을 보유</w:t>
      </w:r>
      <w:r w:rsidR="007C37B3">
        <w:rPr>
          <w:rFonts w:ascii="Pretendard" w:eastAsia="Pretendard" w:hAnsi="Pretendard" w:hint="eastAsia"/>
          <w:color w:val="1E293B"/>
          <w:sz w:val="19"/>
          <w:szCs w:val="19"/>
        </w:rPr>
        <w:t>한다.</w:t>
      </w:r>
    </w:p>
    <w:p w14:paraId="363345D8" w14:textId="1E9351E4" w:rsidR="003034BD" w:rsidRPr="00750BFC" w:rsidRDefault="00000000" w:rsidP="00A648DE">
      <w:pPr>
        <w:pStyle w:val="1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3. 도메인 분석 (Domain Analysis)</w:t>
      </w:r>
    </w:p>
    <w:p w14:paraId="680B4D5A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3.1 도메인 개념 (Domain Concepts)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6095"/>
        <w:gridCol w:w="1559"/>
      </w:tblGrid>
      <w:tr w:rsidR="00FA3559" w:rsidRPr="00750BFC" w14:paraId="3B575F1F" w14:textId="77777777" w:rsidTr="007C37B3">
        <w:trPr>
          <w:tblHeader/>
        </w:trPr>
        <w:tc>
          <w:tcPr>
            <w:tcW w:w="1984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666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개념</w:t>
            </w:r>
          </w:p>
        </w:tc>
        <w:tc>
          <w:tcPr>
            <w:tcW w:w="609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C4F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정의</w:t>
            </w:r>
          </w:p>
        </w:tc>
        <w:tc>
          <w:tcPr>
            <w:tcW w:w="1559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4D1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서브도메인</w:t>
            </w:r>
          </w:p>
        </w:tc>
      </w:tr>
      <w:tr w:rsidR="00FA3559" w:rsidRPr="00750BFC" w14:paraId="527EFCA0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F41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투자자 (Investor)</w:t>
            </w:r>
          </w:p>
        </w:tc>
        <w:tc>
          <w:tcPr>
            <w:tcW w:w="60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004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 자산을 구입하여 수익을 기대하는 사람. 본 시스템에서는 초보~중급 2030 투자자.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840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컨텍스트</w:t>
            </w:r>
          </w:p>
        </w:tc>
      </w:tr>
      <w:tr w:rsidR="00FA3559" w:rsidRPr="00750BFC" w14:paraId="7AA5D19C" w14:textId="77777777" w:rsidTr="007C37B3">
        <w:tc>
          <w:tcPr>
            <w:tcW w:w="198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63A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투자 성향 (Risk Profile)</w:t>
            </w:r>
          </w:p>
        </w:tc>
        <w:tc>
          <w:tcPr>
            <w:tcW w:w="609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740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투자자의 위험 감수 성향(공격형/중립형/안정형). 포트폴리오 구성의 기준.</w:t>
            </w:r>
          </w:p>
        </w:tc>
        <w:tc>
          <w:tcPr>
            <w:tcW w:w="155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39B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성향 분석 컨텍스트</w:t>
            </w:r>
          </w:p>
        </w:tc>
      </w:tr>
      <w:tr w:rsidR="00FA3559" w:rsidRPr="00750BFC" w14:paraId="4ED661C0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589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멘토 (AI Mentor)</w:t>
            </w:r>
          </w:p>
        </w:tc>
        <w:tc>
          <w:tcPr>
            <w:tcW w:w="60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69B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특정 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투자전략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(가치투자, 성장투자, 배당투자 등)을 내재화한 LLM 기반 대화 에이전트. 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F7D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컨텍스트</w:t>
            </w:r>
          </w:p>
        </w:tc>
      </w:tr>
      <w:tr w:rsidR="00FA3559" w:rsidRPr="00750BFC" w14:paraId="38A9194C" w14:textId="77777777" w:rsidTr="007C37B3">
        <w:tc>
          <w:tcPr>
            <w:tcW w:w="198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F0D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투자전략</w:t>
            </w:r>
          </w:p>
        </w:tc>
        <w:tc>
          <w:tcPr>
            <w:tcW w:w="609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7B9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특정 투자 방식에 대한 일관된 원칙 예: 가치투자, 모멘텀투자.</w:t>
            </w:r>
          </w:p>
        </w:tc>
        <w:tc>
          <w:tcPr>
            <w:tcW w:w="155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E8E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컨텍스트</w:t>
            </w:r>
          </w:p>
        </w:tc>
      </w:tr>
      <w:tr w:rsidR="00FA3559" w:rsidRPr="00750BFC" w14:paraId="414D4008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4C9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투기장 (Debate Arena)</w:t>
            </w:r>
          </w:p>
        </w:tc>
        <w:tc>
          <w:tcPr>
            <w:tcW w:w="60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1A84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서로 다른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투자전략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을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 xml:space="preserve"> 가진</w:t>
            </w:r>
            <w:r w:rsidRPr="00750BFC">
              <w:rPr>
                <w:rFonts w:ascii="Pretendard" w:eastAsia="Pretendard" w:hAnsi="Pretendard"/>
                <w:sz w:val="17"/>
                <w:szCs w:val="17"/>
                <w:u w:val="single"/>
              </w:rPr>
              <w:t xml:space="preserve">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두 멘토가 의견-반박-재반박 구조로 토론하는 기능.</w:t>
            </w:r>
          </w:p>
          <w:p w14:paraId="0653A18A" w14:textId="60E1B888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사용자의 비판적 사고 유도.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ECB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토론 컨텍스트</w:t>
            </w:r>
          </w:p>
        </w:tc>
      </w:tr>
      <w:tr w:rsidR="00FA3559" w:rsidRPr="00750BFC" w14:paraId="540DBDD6" w14:textId="77777777" w:rsidTr="007C37B3">
        <w:tc>
          <w:tcPr>
            <w:tcW w:w="198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44C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이해도 게이지 (Concept Progress Gauge)</w:t>
            </w:r>
          </w:p>
        </w:tc>
        <w:tc>
          <w:tcPr>
            <w:tcW w:w="609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5AC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앱 내 학습 활동을 통해 획득하는 점수. 티어 승급의 기준. 게임 학습 동기 장치.</w:t>
            </w:r>
          </w:p>
        </w:tc>
        <w:tc>
          <w:tcPr>
            <w:tcW w:w="155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F96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성장 컨텍스트</w:t>
            </w:r>
          </w:p>
        </w:tc>
      </w:tr>
      <w:tr w:rsidR="00FA3559" w:rsidRPr="00750BFC" w14:paraId="499DD039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A28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RAG</w:t>
            </w:r>
          </w:p>
        </w:tc>
        <w:tc>
          <w:tcPr>
            <w:tcW w:w="60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91B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외부 문서를 벡터 DB에서 검색하여 LLM 응답 생성 시 컨텍스트로 주입하는 기법.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268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파이프라인</w:t>
            </w:r>
          </w:p>
        </w:tc>
      </w:tr>
      <w:tr w:rsidR="00FA3559" w:rsidRPr="00750BFC" w14:paraId="4B51FC53" w14:textId="77777777" w:rsidTr="007C37B3">
        <w:tc>
          <w:tcPr>
            <w:tcW w:w="198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09F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 리포트</w:t>
            </w:r>
          </w:p>
        </w:tc>
        <w:tc>
          <w:tcPr>
            <w:tcW w:w="609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8B8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투자전략과사용자 티어기반으로 매일 자동 생성·발송되는 맞춤형 분석 문서.</w:t>
            </w:r>
            <w:ins w:id="0" w:author="Claude" w:date="2026-04-12T00:00:00Z">
              <w:r w:rsidRPr="00750BFC">
                <w:rPr>
                  <w:rFonts w:ascii="Pretendard" w:eastAsia="Pretendard" w:hAnsi="Pretendard"/>
                  <w:sz w:val="17"/>
                  <w:szCs w:val="17"/>
                </w:rPr>
                <w:t xml:space="preserve"> </w:t>
              </w:r>
            </w:ins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</w:r>
            <w:ins w:id="1" w:author="Claude" w:date="2026-04-12T00:00:00Z">
              <w:r w:rsidRPr="00750BFC">
                <w:rPr>
                  <w:rFonts w:ascii="Pretendard" w:eastAsia="Pretendard" w:hAnsi="Pretendard"/>
                  <w:sz w:val="17"/>
                  <w:szCs w:val="17"/>
                </w:rPr>
                <w:t xml:space="preserve"> </w:t>
              </w:r>
            </w:ins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</w:p>
        </w:tc>
        <w:tc>
          <w:tcPr>
            <w:tcW w:w="155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378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리포트 컨텍스트</w:t>
            </w:r>
          </w:p>
        </w:tc>
      </w:tr>
      <w:tr w:rsidR="00FA3559" w:rsidRPr="00750BFC" w14:paraId="3C6C9D55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E48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퀘스트 (Quest)</w:t>
            </w:r>
          </w:p>
        </w:tc>
        <w:tc>
          <w:tcPr>
            <w:tcW w:w="60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00D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(폐기됨) v4의 퀘스트 시스템은 이해도 게이지·승급시험 모델로 통합되었다.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CE6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성장 컨텍스트</w:t>
            </w:r>
          </w:p>
        </w:tc>
      </w:tr>
    </w:tbl>
    <w:p w14:paraId="2DDC98E7" w14:textId="77777777" w:rsidR="003034BD" w:rsidRDefault="003034BD">
      <w:pPr>
        <w:rPr>
          <w:rFonts w:ascii="Pretendard" w:eastAsia="Pretendard" w:hAnsi="Pretendard"/>
        </w:rPr>
      </w:pPr>
    </w:p>
    <w:p w14:paraId="493917F2" w14:textId="77777777" w:rsidR="007C37B3" w:rsidRDefault="007C37B3">
      <w:pPr>
        <w:rPr>
          <w:rFonts w:ascii="Pretendard" w:eastAsia="Pretendard" w:hAnsi="Pretendard"/>
        </w:rPr>
      </w:pPr>
    </w:p>
    <w:p w14:paraId="1450E7F3" w14:textId="77777777" w:rsidR="007C37B3" w:rsidRDefault="007C37B3">
      <w:pPr>
        <w:rPr>
          <w:rFonts w:ascii="Pretendard" w:eastAsia="Pretendard" w:hAnsi="Pretendard"/>
        </w:rPr>
      </w:pPr>
    </w:p>
    <w:p w14:paraId="5036E511" w14:textId="77777777" w:rsidR="007C37B3" w:rsidRDefault="007C37B3">
      <w:pPr>
        <w:rPr>
          <w:rFonts w:ascii="Pretendard" w:eastAsia="Pretendard" w:hAnsi="Pretendard"/>
        </w:rPr>
      </w:pPr>
    </w:p>
    <w:p w14:paraId="14E0528B" w14:textId="77777777" w:rsidR="007C37B3" w:rsidRDefault="007C37B3">
      <w:pPr>
        <w:rPr>
          <w:rFonts w:ascii="Pretendard" w:eastAsia="Pretendard" w:hAnsi="Pretendard"/>
        </w:rPr>
      </w:pPr>
    </w:p>
    <w:p w14:paraId="20CF3B37" w14:textId="77777777" w:rsidR="007C37B3" w:rsidRPr="00750BFC" w:rsidRDefault="007C37B3">
      <w:pPr>
        <w:rPr>
          <w:rFonts w:ascii="Pretendard" w:eastAsia="Pretendard" w:hAnsi="Pretendard"/>
        </w:rPr>
      </w:pPr>
    </w:p>
    <w:p w14:paraId="02E2934A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>3.2 도메인 사전 (Ubiquitous Language)</w:t>
      </w:r>
    </w:p>
    <w:p w14:paraId="1B5DB672" w14:textId="77777777" w:rsidR="007C37B3" w:rsidRDefault="00000000" w:rsidP="0089035E">
      <w:pPr>
        <w:spacing w:before="40" w:after="60" w:line="340" w:lineRule="auto"/>
        <w:ind w:firstLineChars="100" w:firstLine="190"/>
        <w:jc w:val="both"/>
        <w:rPr>
          <w:rFonts w:ascii="Pretendard" w:eastAsia="Pretendard" w:hAnsi="Pretendard"/>
          <w:color w:val="1E293B"/>
          <w:sz w:val="19"/>
          <w:szCs w:val="19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개발자·기획자·도메인 전문가(금융)가 동일한 어휘와 개념을 코드, 문서, 대화, 모델링 전반에서 일관되게 사용하기 위한 도메인</w:t>
      </w:r>
    </w:p>
    <w:p w14:paraId="4939284B" w14:textId="51F76800" w:rsidR="003034BD" w:rsidRPr="00750BFC" w:rsidRDefault="00000000" w:rsidP="007C37B3">
      <w:pPr>
        <w:spacing w:before="40" w:after="60" w:line="340" w:lineRule="auto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사전입니다.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5670"/>
        <w:gridCol w:w="1984"/>
      </w:tblGrid>
      <w:tr w:rsidR="00FA3559" w:rsidRPr="00750BFC" w14:paraId="00CCCF99" w14:textId="77777777" w:rsidTr="007C37B3">
        <w:trPr>
          <w:tblHeader/>
        </w:trPr>
        <w:tc>
          <w:tcPr>
            <w:tcW w:w="1984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97B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용어</w:t>
            </w:r>
          </w:p>
        </w:tc>
        <w:tc>
          <w:tcPr>
            <w:tcW w:w="567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445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도메인 정의</w:t>
            </w:r>
          </w:p>
        </w:tc>
        <w:tc>
          <w:tcPr>
            <w:tcW w:w="1984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A22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코드/시스템 매핑</w:t>
            </w:r>
          </w:p>
        </w:tc>
      </w:tr>
      <w:tr w:rsidR="00FA3559" w:rsidRPr="00750BFC" w14:paraId="21560D61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C5B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(Mentor)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0DD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특정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투자전략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을 구현한 AI 에이전트. 기본 2명 무료 제공.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2A0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MentorAgent 클래스</w:t>
            </w:r>
          </w:p>
        </w:tc>
      </w:tr>
      <w:tr w:rsidR="00FA3559" w:rsidRPr="00750BFC" w14:paraId="0BF22C03" w14:textId="77777777" w:rsidTr="007C37B3">
        <w:tc>
          <w:tcPr>
            <w:tcW w:w="198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11B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성향 분석 (Profiling)</w:t>
            </w:r>
          </w:p>
        </w:tc>
        <w:tc>
          <w:tcPr>
            <w:tcW w:w="567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4EC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온보딩 설문 결과를 기반으로 사용자 투자 프로필을 AI가 생성하는 프로세스.</w:t>
            </w:r>
          </w:p>
        </w:tc>
        <w:tc>
          <w:tcPr>
            <w:tcW w:w="198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47A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UserProfile 엔티티</w:t>
            </w:r>
          </w:p>
        </w:tc>
      </w:tr>
      <w:tr w:rsidR="00FA3559" w:rsidRPr="00750BFC" w14:paraId="65656FA8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2E1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티어 (Tier)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926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누적 XP에 따라 결정되는 성장 단계(T1~T5). 접근 가능한 기능 범위를 결정.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70E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UserTier 상태값</w:t>
            </w:r>
          </w:p>
        </w:tc>
      </w:tr>
      <w:tr w:rsidR="00FA3559" w:rsidRPr="00750BFC" w14:paraId="74E528AD" w14:textId="77777777" w:rsidTr="007C37B3">
        <w:tc>
          <w:tcPr>
            <w:tcW w:w="198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6D0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투기장 토론 (Debate)</w:t>
            </w:r>
          </w:p>
        </w:tc>
        <w:tc>
          <w:tcPr>
            <w:tcW w:w="567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709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두 멘토의 의견-반박-재반박 구조 AI 생성 토론. 판단 유도 메시지로 마무리.</w:t>
            </w:r>
          </w:p>
        </w:tc>
        <w:tc>
          <w:tcPr>
            <w:tcW w:w="198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A42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DebateSession 엔티티</w:t>
            </w:r>
          </w:p>
        </w:tc>
      </w:tr>
      <w:tr w:rsidR="00FA3559" w:rsidRPr="00750BFC" w14:paraId="6BC77AF9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78E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핀플루언서 (Finluencer)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AEB9" w14:textId="77777777" w:rsid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SNS에서 투자 조언을 제공하는 금융 인플루언서. 본 서비스가 대체하려는</w:t>
            </w:r>
          </w:p>
          <w:p w14:paraId="0E67DEF4" w14:textId="1A771F26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비합리적 정보원.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E53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외부 대비 개념</w:t>
            </w:r>
          </w:p>
        </w:tc>
      </w:tr>
      <w:tr w:rsidR="00FA3559" w:rsidRPr="00750BFC" w14:paraId="62EFBDDC" w14:textId="77777777" w:rsidTr="00653968">
        <w:tc>
          <w:tcPr>
            <w:tcW w:w="1984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A18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Hallucination</w:t>
            </w:r>
          </w:p>
        </w:tc>
        <w:tc>
          <w:tcPr>
            <w:tcW w:w="567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E10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LLM이 사실과 다른 정보를 생성하는 현상. 투자 맥락에서 금전적 피해로 직결.</w:t>
            </w:r>
          </w:p>
        </w:tc>
        <w:tc>
          <w:tcPr>
            <w:tcW w:w="1984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D43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NFR-04 제어 대상</w:t>
            </w:r>
          </w:p>
        </w:tc>
      </w:tr>
      <w:tr w:rsidR="00FA3559" w:rsidRPr="00750BFC" w14:paraId="1CED8A93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7B2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컨텍스트 (Context)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BBD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RAG 파이프라인에서 LLM에 주입되는 검색된 외부 문서 및 이전 대화 기록.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F86E" w14:textId="4BCB3934" w:rsidR="007C37B3" w:rsidRPr="007C37B3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proofErr w:type="spell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RAGContext</w:t>
            </w:r>
            <w:proofErr w:type="spellEnd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객체</w:t>
            </w:r>
          </w:p>
        </w:tc>
      </w:tr>
      <w:tr w:rsidR="007C37B3" w:rsidRPr="00750BFC" w14:paraId="70C37350" w14:textId="77777777" w:rsidTr="00653968">
        <w:tc>
          <w:tcPr>
            <w:tcW w:w="1984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9DA4" w14:textId="6B7153A8" w:rsidR="007C37B3" w:rsidRPr="00750BFC" w:rsidRDefault="007C37B3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C37B3">
              <w:rPr>
                <w:rFonts w:ascii="Pretendard" w:eastAsia="Pretendard" w:hAnsi="Pretendard"/>
                <w:color w:val="1E293B"/>
                <w:sz w:val="17"/>
                <w:szCs w:val="17"/>
              </w:rPr>
              <w:t>이해도 게이지 (Concept Progress Gauge)</w:t>
            </w:r>
          </w:p>
        </w:tc>
        <w:tc>
          <w:tcPr>
            <w:tcW w:w="567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67BB" w14:textId="500044F9" w:rsidR="007C37B3" w:rsidRPr="00750BFC" w:rsidRDefault="007C37B3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C37B3">
              <w:rPr>
                <w:rFonts w:ascii="Pretendard" w:eastAsia="Pretendard" w:hAnsi="Pretendard"/>
                <w:color w:val="1E293B"/>
                <w:sz w:val="17"/>
                <w:szCs w:val="17"/>
              </w:rPr>
              <w:t>현재 티어의 개념 퀴즈 통과 시 즉시 갱신되는 진행도이다. 티어 승급의 기준.</w:t>
            </w:r>
          </w:p>
        </w:tc>
        <w:tc>
          <w:tcPr>
            <w:tcW w:w="1984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51E4" w14:textId="53C4A18E" w:rsidR="007C37B3" w:rsidRPr="00750BFC" w:rsidRDefault="007C37B3" w:rsidP="007C37B3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proofErr w:type="spellStart"/>
            <w:r w:rsidRPr="007C37B3">
              <w:rPr>
                <w:rFonts w:ascii="Pretendard" w:eastAsia="Pretendard" w:hAnsi="Pretendard"/>
                <w:color w:val="1E293B"/>
                <w:sz w:val="17"/>
                <w:szCs w:val="17"/>
              </w:rPr>
              <w:t>ConceptProgressGauge 값 객체</w:t>
            </w:r>
            <w:proofErr w:type="spellEnd"/>
            <w:r w:rsidRPr="007C37B3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</w:p>
        </w:tc>
      </w:tr>
      <w:tr w:rsidR="007C37B3" w:rsidRPr="00750BFC" w14:paraId="77526A6B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BBF3" w14:textId="45C4AACC" w:rsidR="007C37B3" w:rsidRPr="00750BFC" w:rsidRDefault="007C37B3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C37B3">
              <w:rPr>
                <w:rFonts w:ascii="Pretendard" w:eastAsia="Pretendard" w:hAnsi="Pretendard"/>
                <w:color w:val="1E293B"/>
                <w:sz w:val="17"/>
                <w:szCs w:val="17"/>
              </w:rPr>
              <w:t>퀘스트 (Quest)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24BB" w14:textId="52C7D8F9" w:rsidR="007C37B3" w:rsidRPr="00750BFC" w:rsidRDefault="007C37B3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C37B3">
              <w:rPr>
                <w:rFonts w:ascii="Pretendard" w:eastAsia="Pretendard" w:hAnsi="Pretendard"/>
                <w:color w:val="1E293B"/>
                <w:sz w:val="17"/>
                <w:szCs w:val="17"/>
              </w:rPr>
              <w:t>(폐기됨)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F067" w14:textId="431CC1BF" w:rsidR="007C37B3" w:rsidRPr="00750BFC" w:rsidRDefault="007C37B3" w:rsidP="007C37B3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C37B3">
              <w:rPr>
                <w:rFonts w:ascii="Pretendard" w:eastAsia="Pretendard" w:hAnsi="Pretendard"/>
                <w:color w:val="1E293B"/>
                <w:sz w:val="17"/>
                <w:szCs w:val="17"/>
              </w:rPr>
              <w:t>(폐기됨)</w:t>
            </w:r>
          </w:p>
        </w:tc>
      </w:tr>
      <w:tr w:rsidR="007C37B3" w:rsidRPr="00750BFC" w14:paraId="124C4886" w14:textId="77777777" w:rsidTr="00653968">
        <w:tc>
          <w:tcPr>
            <w:tcW w:w="1984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8442" w14:textId="043D8FB5" w:rsidR="007C37B3" w:rsidRPr="00750BFC" w:rsidRDefault="007C37B3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C37B3">
              <w:rPr>
                <w:rFonts w:ascii="Pretendard" w:eastAsia="Pretendard" w:hAnsi="Pretendard"/>
                <w:color w:val="1E293B"/>
                <w:sz w:val="17"/>
                <w:szCs w:val="17"/>
              </w:rPr>
              <w:t>리포트 (Report)</w:t>
            </w:r>
          </w:p>
        </w:tc>
        <w:tc>
          <w:tcPr>
            <w:tcW w:w="567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9557" w14:textId="6A5D8522" w:rsidR="007C37B3" w:rsidRPr="00750BFC" w:rsidRDefault="007C37B3" w:rsidP="007C37B3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C37B3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멘토의 투자전략과 사용자 티어 기반으로 매일 자동 생성되는 맞춤형 분석 문서.</w:t>
            </w:r>
          </w:p>
        </w:tc>
        <w:tc>
          <w:tcPr>
            <w:tcW w:w="1984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21BF" w14:textId="6413B6A6" w:rsidR="007C37B3" w:rsidRPr="00750BFC" w:rsidRDefault="007C37B3" w:rsidP="007C37B3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proofErr w:type="spellStart"/>
            <w:r w:rsidRPr="007C37B3">
              <w:rPr>
                <w:rFonts w:ascii="Pretendard" w:eastAsia="Pretendard" w:hAnsi="Pretendard"/>
                <w:color w:val="1E293B"/>
                <w:sz w:val="17"/>
                <w:szCs w:val="17"/>
              </w:rPr>
              <w:t>DailyReport</w:t>
            </w:r>
            <w:proofErr w:type="spellEnd"/>
            <w:r w:rsidRPr="007C37B3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엔티티</w:t>
            </w:r>
          </w:p>
        </w:tc>
      </w:tr>
      <w:tr w:rsidR="007C37B3" w:rsidRPr="00750BFC" w14:paraId="5D50FAF6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EFA2" w14:textId="5967877A" w:rsidR="007C37B3" w:rsidRPr="00750BFC" w:rsidRDefault="007C37B3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proofErr w:type="spellStart"/>
            <w:r w:rsidRPr="007C37B3">
              <w:rPr>
                <w:rFonts w:ascii="Pretendard" w:eastAsia="Pretendard" w:hAnsi="Pretendard"/>
                <w:color w:val="1E293B"/>
                <w:sz w:val="17"/>
                <w:szCs w:val="17"/>
              </w:rPr>
              <w:t>온보딩</w:t>
            </w:r>
            <w:proofErr w:type="spellEnd"/>
            <w:r w:rsidRPr="007C37B3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(Onboarding)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ADC0" w14:textId="77777777" w:rsidR="00653968" w:rsidRDefault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신규 사용자가 성향 설문 → 멘토 추천 → T1 배정까지 완료하는 초기 진입</w:t>
            </w:r>
          </w:p>
          <w:p w14:paraId="3AA3E11C" w14:textId="5ACE4D63" w:rsidR="007C37B3" w:rsidRPr="00750BFC" w:rsidRDefault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프로세스.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BF0C" w14:textId="39335122" w:rsidR="007C37B3" w:rsidRPr="00750BFC" w:rsidRDefault="00653968" w:rsidP="007C37B3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proofErr w:type="spellStart"/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OnboardingFlow</w:t>
            </w:r>
            <w:proofErr w:type="spellEnd"/>
          </w:p>
        </w:tc>
      </w:tr>
      <w:tr w:rsidR="007C37B3" w:rsidRPr="00750BFC" w14:paraId="06B07E61" w14:textId="77777777" w:rsidTr="00653968">
        <w:tc>
          <w:tcPr>
            <w:tcW w:w="1984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93C6" w14:textId="3AD66C58" w:rsidR="007C37B3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스크랩 (Scrap)</w:t>
            </w:r>
          </w:p>
        </w:tc>
        <w:tc>
          <w:tcPr>
            <w:tcW w:w="567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D5B0" w14:textId="62A9A362" w:rsidR="007C37B3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학습 중 중요 콘텐츠를 저장하여 전략별로 자동 분류하는 학습 노트 기능.</w:t>
            </w:r>
          </w:p>
        </w:tc>
        <w:tc>
          <w:tcPr>
            <w:tcW w:w="1984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BB11" w14:textId="433DD520" w:rsidR="007C37B3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proofErr w:type="spellStart"/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ScrapItem</w:t>
            </w:r>
            <w:proofErr w:type="spellEnd"/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엔티티</w:t>
            </w:r>
          </w:p>
        </w:tc>
      </w:tr>
      <w:tr w:rsidR="007C37B3" w:rsidRPr="00750BFC" w14:paraId="591B06DA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04D0" w14:textId="1399FE53" w:rsidR="007C37B3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투자전략 (Strategy)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6E48" w14:textId="77777777" w:rsid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멘토에 내재된 투자 방식의 일관된 원칙. 사용자가 학습하는 대상이자 콘텐츠</w:t>
            </w:r>
          </w:p>
          <w:p w14:paraId="0EDE7489" w14:textId="191D459E" w:rsidR="007C37B3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필터링의 기준.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5E80" w14:textId="01DA67C6" w:rsidR="007C37B3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proofErr w:type="spellStart"/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MentorStrategy</w:t>
            </w:r>
            <w:proofErr w:type="spellEnd"/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값 객체</w:t>
            </w:r>
          </w:p>
        </w:tc>
      </w:tr>
      <w:tr w:rsidR="007C37B3" w:rsidRPr="00750BFC" w14:paraId="48748901" w14:textId="77777777" w:rsidTr="00653968">
        <w:tc>
          <w:tcPr>
            <w:tcW w:w="1984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B56E" w14:textId="7A43FED3" w:rsidR="007C37B3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CTA (Call </w:t>
            </w:r>
            <w:proofErr w:type="gramStart"/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To</w:t>
            </w:r>
            <w:proofErr w:type="gramEnd"/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Action)</w:t>
            </w:r>
          </w:p>
        </w:tc>
        <w:tc>
          <w:tcPr>
            <w:tcW w:w="567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2DCE" w14:textId="1404E3A5" w:rsidR="007C37B3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탐색 탭 카드 하단의 '내 멘토에게 물어보기' 등 사용자 행동 유도 버튼.</w:t>
            </w:r>
          </w:p>
        </w:tc>
        <w:tc>
          <w:tcPr>
            <w:tcW w:w="1984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0097" w14:textId="1BED4444" w:rsidR="007C37B3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UI 컴포넌트</w:t>
            </w:r>
          </w:p>
        </w:tc>
      </w:tr>
      <w:tr w:rsidR="007C37B3" w:rsidRPr="00750BFC" w14:paraId="760AC77F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D7A3" w14:textId="49E4E92C" w:rsidR="007C37B3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가드레일 (Guardrail)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6B3D" w14:textId="77777777" w:rsid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LLM이 종목 추천·투자 자문 등 금지 영역으로 이탈하지 않도록 제어하는</w:t>
            </w:r>
          </w:p>
          <w:p w14:paraId="03354DC1" w14:textId="35507AFF" w:rsidR="007C37B3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프롬프트 장치.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87CE" w14:textId="2C598BA4" w:rsidR="007C37B3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proofErr w:type="spellStart"/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PromptGuardrail</w:t>
            </w:r>
            <w:proofErr w:type="spellEnd"/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모듈</w:t>
            </w:r>
          </w:p>
        </w:tc>
      </w:tr>
      <w:tr w:rsidR="00653968" w:rsidRPr="00750BFC" w14:paraId="07065286" w14:textId="77777777" w:rsidTr="00653968">
        <w:tc>
          <w:tcPr>
            <w:tcW w:w="1984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BA45" w14:textId="7F3C284E" w:rsidR="00653968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Feature Gating</w:t>
            </w:r>
          </w:p>
        </w:tc>
        <w:tc>
          <w:tcPr>
            <w:tcW w:w="567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CE39" w14:textId="29215F6F" w:rsidR="00653968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티어에 따라 특정 기능의 활성화 여부를 제어하는 구조.</w:t>
            </w:r>
          </w:p>
        </w:tc>
        <w:tc>
          <w:tcPr>
            <w:tcW w:w="1984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1C6D" w14:textId="70D32B97" w:rsidR="00653968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proofErr w:type="spellStart"/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FeatureGate</w:t>
            </w:r>
            <w:proofErr w:type="spellEnd"/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로직</w:t>
            </w:r>
          </w:p>
        </w:tc>
      </w:tr>
      <w:tr w:rsidR="00653968" w:rsidRPr="00750BFC" w14:paraId="7C8AE839" w14:textId="77777777" w:rsidTr="007C37B3"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98C0" w14:textId="02E7001E" w:rsidR="00653968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RAG (Retrieval-Augmented Generation)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CED3" w14:textId="7B89F405" w:rsidR="00653968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외부 문서를 벡터 DB에서 검색하여 LLM 응답 생성 시 컨텍스트로 주입하는 기법.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3CAA" w14:textId="7ECEDC71" w:rsidR="00653968" w:rsidRPr="00653968" w:rsidRDefault="00653968" w:rsidP="00653968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proofErr w:type="spellStart"/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>RAGPipeline</w:t>
            </w:r>
            <w:proofErr w:type="spellEnd"/>
            <w:r w:rsidRPr="00653968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모듈</w:t>
            </w:r>
          </w:p>
        </w:tc>
      </w:tr>
      <w:tr>
        <w:tc>
          <w:tcPr>
            <w:tcW w:type="dxa" w:w="1984"/>
          </w:tcPr>
          <w:p>
            <w:r>
              <w:t>승급시험 (Promotion Test)</w:t>
            </w:r>
          </w:p>
        </w:tc>
        <w:tc>
          <w:tcPr>
            <w:tcW w:type="dxa" w:w="5670"/>
          </w:tcPr>
          <w:p>
            <w:r>
              <w:t>현재 티어의 이해도 게이지가 80%에 도달한 후 사용자가 능동적으로 응시하는 시험. 통과 시 다음 티어로 진입한다.</w:t>
            </w:r>
          </w:p>
        </w:tc>
        <w:tc>
          <w:tcPr>
            <w:tcW w:type="dxa" w:w="1984"/>
          </w:tcPr>
          <w:p>
            <w:r>
              <w:t>PromotionTestService</w:t>
            </w:r>
          </w:p>
        </w:tc>
      </w:tr>
      <w:tr>
        <w:tc>
          <w:tcPr>
            <w:tcW w:type="dxa" w:w="1984"/>
          </w:tcPr>
          <w:p>
            <w:r>
              <w:t>이해도 게이지 (Concept Progress Gauge)</w:t>
            </w:r>
          </w:p>
        </w:tc>
        <w:tc>
          <w:tcPr>
            <w:tcW w:type="dxa" w:w="5670"/>
          </w:tcPr>
          <w:p>
            <w:r>
              <w:t>현재 티어에서 이해 완료된 개념의 비율(0~100%). 80%가 승급시험 응시 임계선이며, 멘토 채팅 중 출제되는 객관식 퀴즈 통과 시 갱신된다.</w:t>
            </w:r>
          </w:p>
        </w:tc>
        <w:tc>
          <w:tcPr>
            <w:tcW w:type="dxa" w:w="1984"/>
          </w:tcPr>
          <w:p>
            <w:r>
              <w:t>ConceptProgressGauge 값 객체</w:t>
            </w:r>
          </w:p>
        </w:tc>
      </w:tr>
      <w:tr>
        <w:tc>
          <w:tcPr>
            <w:tcW w:type="dxa" w:w="1984"/>
          </w:tcPr>
          <w:p>
            <w:r>
              <w:t>사용자 컨텍스트 서비스 (UserContextService)</w:t>
            </w:r>
          </w:p>
        </w:tc>
        <w:tc>
          <w:tcPr>
            <w:tcW w:type="dxa" w:w="5670"/>
          </w:tcPr>
          <w:p>
            <w:r>
              <w:t>사용자 정보(티어·멘토·진행도·이해도·응답 패턴·최근 대화)를 통합 제공하는 백엔드 서비스. 모든 도메인 서비스가 이 허브를 통해 사용자 상태를 조회한다.</w:t>
            </w:r>
          </w:p>
        </w:tc>
        <w:tc>
          <w:tcPr>
            <w:tcW w:type="dxa" w:w="1984"/>
          </w:tcPr>
          <w:p>
            <w:r>
              <w:t>UserContextService</w:t>
            </w:r>
          </w:p>
        </w:tc>
      </w:tr>
      <w:tr>
        <w:tc>
          <w:tcPr>
            <w:tcW w:type="dxa" w:w="1984"/>
          </w:tcPr>
          <w:p>
            <w:r>
              <w:t>학습 흐름 조율자 (CurriculumService)</w:t>
            </w:r>
          </w:p>
        </w:tc>
        <w:tc>
          <w:tcPr>
            <w:tcW w:type="dxa" w:w="5670"/>
          </w:tcPr>
          <w:p>
            <w:r>
              <w:t>멘토 채팅 중 새 개념 등장·퀴즈 출제 시점·이해도 갱신 트리거를 조율한다.</w:t>
            </w:r>
          </w:p>
        </w:tc>
        <w:tc>
          <w:tcPr>
            <w:tcW w:type="dxa" w:w="1984"/>
          </w:tcPr>
          <w:p>
            <w:r>
              <w:t>CurriculumService</w:t>
            </w:r>
          </w:p>
        </w:tc>
      </w:tr>
      <w:tr>
        <w:tc>
          <w:tcPr>
            <w:tcW w:type="dxa" w:w="1984"/>
          </w:tcPr>
          <w:p>
            <w:r>
              <w:t>개념 퀴즈 (Concept Quiz)</w:t>
            </w:r>
          </w:p>
        </w:tc>
        <w:tc>
          <w:tcPr>
            <w:tcW w:type="dxa" w:w="5670"/>
          </w:tcPr>
          <w:p>
            <w:r>
              <w:t>멘토 채팅 중 새 개념이 등장할 때 멘토가 출제하는 객관식 문항. 통과 시 해당 개념이 이해 완료로 처리되어 이해도 게이지가 갱신된다.</w:t>
            </w:r>
          </w:p>
        </w:tc>
        <w:tc>
          <w:tcPr>
            <w:tcW w:type="dxa" w:w="1984"/>
          </w:tcPr>
          <w:p>
            <w:r>
              <w:t>QuizService (ChatService 내부 호출)</w:t>
            </w:r>
          </w:p>
        </w:tc>
      </w:tr>
      <w:tr>
        <w:tc>
          <w:tcPr>
            <w:tcW w:type="dxa" w:w="1984"/>
          </w:tcPr>
          <w:p>
            <w:r>
              <w:t>비판자 필터 (CriticFilter)</w:t>
            </w:r>
          </w:p>
        </w:tc>
        <w:tc>
          <w:tcPr>
            <w:tcW w:type="dxa" w:w="5670"/>
          </w:tcPr>
          <w:p>
            <w:r>
              <w:t>AI 파이프라인에서 페르소나 일치도와 응답 다양성·논리 일관성을 검증하는 후처리 모듈.</w:t>
            </w:r>
          </w:p>
        </w:tc>
        <w:tc>
          <w:tcPr>
            <w:tcW w:type="dxa" w:w="1984"/>
          </w:tcPr>
          <w:p>
            <w:r>
              <w:t>CriticFilter</w:t>
            </w:r>
          </w:p>
        </w:tc>
      </w:tr>
      <w:tr>
        <w:tc>
          <w:tcPr>
            <w:tcW w:type="dxa" w:w="1984"/>
          </w:tcPr>
          <w:p>
            <w:r>
              <w:t>환각 검출기 (HallucinationDetector)</w:t>
            </w:r>
          </w:p>
        </w:tc>
        <w:tc>
          <w:tcPr>
            <w:tcW w:type="dxa" w:w="5670"/>
          </w:tcPr>
          <w:p>
            <w:r>
              <w:t>RAG 컨텍스트 외 응답을 차단하여 NFR-04를 측정·집행한다.</w:t>
            </w:r>
          </w:p>
        </w:tc>
        <w:tc>
          <w:tcPr>
            <w:tcW w:type="dxa" w:w="1984"/>
          </w:tcPr>
          <w:p>
            <w:r>
              <w:t>HallucinationDetector</w:t>
            </w:r>
          </w:p>
        </w:tc>
      </w:tr>
      <w:tr>
        <w:tc>
          <w:tcPr>
            <w:tcW w:type="dxa" w:w="1984"/>
          </w:tcPr>
          <w:p>
            <w:r>
              <w:t>출처 추적기 (CitationTracker)</w:t>
            </w:r>
          </w:p>
        </w:tc>
        <w:tc>
          <w:tcPr>
            <w:tcW w:type="dxa" w:w="5670"/>
          </w:tcPr>
          <w:p>
            <w:r>
              <w:t>주요 주장에 대한 출처 첨부율을 측정하여 NFR-05를 모니터링한다.</w:t>
            </w:r>
          </w:p>
        </w:tc>
        <w:tc>
          <w:tcPr>
            <w:tcW w:type="dxa" w:w="1984"/>
          </w:tcPr>
          <w:p>
            <w:r>
              <w:t>CitationTracker</w:t>
            </w:r>
          </w:p>
        </w:tc>
      </w:tr>
      <w:tr>
        <w:tc>
          <w:tcPr>
            <w:tcW w:type="dxa" w:w="1984"/>
          </w:tcPr>
          <w:p>
            <w:r>
              <w:t>티어 어휘 오버레이 (TierVocabularyOverlay)</w:t>
            </w:r>
          </w:p>
        </w:tc>
        <w:tc>
          <w:tcPr>
            <w:tcW w:type="dxa" w:w="5670"/>
          </w:tcPr>
          <w:p>
            <w:r>
              <w:t>티어별 페르소나 어휘 난이도를 오버레이 방식으로 적용하여 BR-04·NFR-08을 구현한다.</w:t>
            </w:r>
          </w:p>
        </w:tc>
        <w:tc>
          <w:tcPr>
            <w:tcW w:type="dxa" w:w="1984"/>
          </w:tcPr>
          <w:p>
            <w:r>
              <w:t>TierVocabularyOverlay</w:t>
            </w:r>
          </w:p>
        </w:tc>
      </w:tr>
    </w:tbl>
    <w:p w14:paraId="039FA141" w14:textId="77777777" w:rsidR="00653968" w:rsidRDefault="00653968">
      <w:pPr>
        <w:rPr>
          <w:rFonts w:ascii="Pretendard" w:eastAsia="Pretendard" w:hAnsi="Pretendard"/>
        </w:rPr>
      </w:pPr>
    </w:p>
    <w:p w14:paraId="6F2D55F1" w14:textId="77777777" w:rsidR="00653968" w:rsidRDefault="00653968">
      <w:pPr>
        <w:rPr>
          <w:rFonts w:ascii="Pretendard" w:eastAsia="Pretendard" w:hAnsi="Pretendard"/>
        </w:rPr>
      </w:pPr>
    </w:p>
    <w:p w14:paraId="73C7A282" w14:textId="77777777" w:rsidR="00653968" w:rsidRPr="00750BFC" w:rsidRDefault="00653968">
      <w:pPr>
        <w:rPr>
          <w:rFonts w:ascii="Pretendard" w:eastAsia="Pretendard" w:hAnsi="Pretendard"/>
        </w:rPr>
      </w:pPr>
    </w:p>
    <w:p w14:paraId="2CE4D1B8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>3.3 비즈니스 규칙 (Business Rules)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6650"/>
        <w:gridCol w:w="2138"/>
      </w:tblGrid>
      <w:tr w:rsidR="00FA3559" w:rsidRPr="00750BFC" w14:paraId="3740CF7C" w14:textId="77777777" w:rsidTr="007C37B3">
        <w:trPr>
          <w:tblHeader/>
        </w:trPr>
        <w:tc>
          <w:tcPr>
            <w:tcW w:w="85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405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규칙 ID</w:t>
            </w:r>
          </w:p>
        </w:tc>
        <w:tc>
          <w:tcPr>
            <w:tcW w:w="665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CBF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비즈니스 규칙</w:t>
            </w:r>
          </w:p>
        </w:tc>
        <w:tc>
          <w:tcPr>
            <w:tcW w:w="2138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5B3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관련 FR</w:t>
            </w:r>
          </w:p>
        </w:tc>
      </w:tr>
      <w:tr w:rsidR="00FA3559" w:rsidRPr="00750BFC" w14:paraId="46D839C1" w14:textId="77777777" w:rsidTr="007C37B3"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94D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BR-01</w:t>
            </w:r>
          </w:p>
        </w:tc>
        <w:tc>
          <w:tcPr>
            <w:tcW w:w="6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29A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투기장 기능은 T2 이상 사용자에게만 활성화된다.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</w:r>
          </w:p>
        </w:tc>
        <w:tc>
          <w:tcPr>
            <w:tcW w:w="21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462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FR-04, UC-03</w:t>
            </w:r>
          </w:p>
        </w:tc>
      </w:tr>
      <w:tr w:rsidR="00FA3559" w:rsidRPr="00750BFC" w14:paraId="73FEF97B" w14:textId="77777777" w:rsidTr="007C37B3">
        <w:tc>
          <w:tcPr>
            <w:tcW w:w="8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6BD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BR-02</w:t>
            </w:r>
          </w:p>
        </w:tc>
        <w:tc>
          <w:tcPr>
            <w:tcW w:w="66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0E6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응답은 반드시 RAG 컨텍스트 기반이어야 하며, 컨텍스트 없이 생성된 응답은 제공하지 않는다.</w:t>
            </w:r>
          </w:p>
        </w:tc>
        <w:tc>
          <w:tcPr>
            <w:tcW w:w="21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AC8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FR-02, NFR-04</w:t>
            </w:r>
          </w:p>
        </w:tc>
      </w:tr>
      <w:tr w:rsidR="00FA3559" w:rsidRPr="00750BFC" w14:paraId="7E56C81A" w14:textId="77777777" w:rsidTr="007C37B3"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CB3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BR-03</w:t>
            </w:r>
          </w:p>
        </w:tc>
        <w:tc>
          <w:tcPr>
            <w:tcW w:w="6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97D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일일 리포트는 사용자당 하루 1회 생성되며 Celery 스케줄러가 지정 시간에 자동 발송한다.</w:t>
            </w:r>
          </w:p>
        </w:tc>
        <w:tc>
          <w:tcPr>
            <w:tcW w:w="21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BAD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FR-03</w:t>
            </w:r>
          </w:p>
        </w:tc>
      </w:tr>
      <w:tr w:rsidR="00FA3559" w:rsidRPr="00750BFC" w14:paraId="2A45EABB" w14:textId="77777777" w:rsidTr="007C37B3">
        <w:tc>
          <w:tcPr>
            <w:tcW w:w="8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881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BR-04</w:t>
            </w:r>
          </w:p>
        </w:tc>
        <w:tc>
          <w:tcPr>
            <w:tcW w:w="66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349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답변 난이도와 용어 수준은 사용자 티어(T1~T5)에 따라 자동 조정된다.</w:t>
            </w:r>
          </w:p>
        </w:tc>
        <w:tc>
          <w:tcPr>
            <w:tcW w:w="21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962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FR-02, NFR-08</w:t>
            </w:r>
          </w:p>
        </w:tc>
      </w:tr>
      <w:tr w:rsidR="00FA3559" w:rsidRPr="00750BFC" w14:paraId="3011C9DE" w14:textId="77777777" w:rsidTr="007C37B3"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CC1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BR-05</w:t>
            </w:r>
          </w:p>
        </w:tc>
        <w:tc>
          <w:tcPr>
            <w:tcW w:w="6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7FF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시스템은 어떠한 경우에도 특정 종목 매수/매도 추천을 직접 제시하지 않는다. (금융소비자보호법)</w:t>
            </w:r>
          </w:p>
        </w:tc>
        <w:tc>
          <w:tcPr>
            <w:tcW w:w="21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74E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전체 공통</w:t>
            </w:r>
          </w:p>
        </w:tc>
      </w:tr>
      <w:tr w:rsidR="00FA3559" w:rsidRPr="00750BFC" w14:paraId="7E5AE612" w14:textId="77777777" w:rsidTr="007C37B3">
        <w:tc>
          <w:tcPr>
            <w:tcW w:w="8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29C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BR-06</w:t>
            </w:r>
          </w:p>
        </w:tc>
        <w:tc>
          <w:tcPr>
            <w:tcW w:w="66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B93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이해도 게이지는 멘토 채팅 중 출제된 개념 퀴즈 통과 시점에만 갱신되며, 소급 갱신이나 임의 조정은 불가하다.</w:t>
            </w:r>
          </w:p>
        </w:tc>
        <w:tc>
          <w:tcPr>
            <w:tcW w:w="21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71D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FR-07</w:t>
            </w:r>
          </w:p>
        </w:tc>
      </w:tr>
      <w:tr w:rsidR="00FA3559" w:rsidRPr="00750BFC" w14:paraId="40D3DF7A" w14:textId="77777777" w:rsidTr="007C37B3"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3DC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BR-07</w:t>
            </w:r>
          </w:p>
        </w:tc>
        <w:tc>
          <w:tcPr>
            <w:tcW w:w="6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8FF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멘토 페르소나는 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설정된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투자전략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과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일치하는 답변만을 생성하며, 이탈 시 응답을 차단한다.</w:t>
            </w:r>
          </w:p>
        </w:tc>
        <w:tc>
          <w:tcPr>
            <w:tcW w:w="21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FC4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FR-02, FR-04, NFR-06</w:t>
            </w:r>
          </w:p>
        </w:tc>
      </w:tr>
      <w:tr w:rsidR="00FA3559" w:rsidRPr="00750BFC" w14:paraId="0FE06113" w14:textId="77777777" w:rsidTr="007C37B3">
        <w:tc>
          <w:tcPr>
            <w:tcW w:w="8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2C6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BR-08</w:t>
            </w:r>
          </w:p>
        </w:tc>
        <w:tc>
          <w:tcPr>
            <w:tcW w:w="66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3B0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 지표 데이터는 Redis 캐시 TTL 내에서 제공되며, 만료 시 즉시 재수집한다.</w:t>
            </w:r>
          </w:p>
        </w:tc>
        <w:tc>
          <w:tcPr>
            <w:tcW w:w="21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1E7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FR-05</w:t>
            </w:r>
          </w:p>
        </w:tc>
      </w:tr>
      <w:tr w:rsidR="00FA3559" w:rsidRPr="00750BFC" w14:paraId="55E0664F" w14:textId="77777777" w:rsidTr="007C37B3"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BEF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BR-09</w:t>
            </w:r>
          </w:p>
        </w:tc>
        <w:tc>
          <w:tcPr>
            <w:tcW w:w="6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D1E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멘토는 기본 2명을 무료 제공하며, 추가 멘토는 티어 달성(T3 이상)을 통해 잠금해제한다 (인앱 결제는 MVP 이후 도입 검토).</w:t>
            </w:r>
          </w:p>
        </w:tc>
        <w:tc>
          <w:tcPr>
            <w:tcW w:w="21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C83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FR-01, FR-07</w:t>
            </w:r>
          </w:p>
        </w:tc>
      </w:tr>
      <w:tr w:rsidR="00FA3559" w:rsidRPr="00750BFC" w14:paraId="5D7ABD0D" w14:textId="77777777" w:rsidTr="007C37B3">
        <w:tc>
          <w:tcPr>
            <w:tcW w:w="8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CD9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BR-10</w:t>
            </w:r>
          </w:p>
        </w:tc>
        <w:tc>
          <w:tcPr>
            <w:tcW w:w="66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4BC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멘토 선택 전 해당 멘토의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투자전략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을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먼저 공개하여 사용자가 정보를 기반으로 선택하도록 한다.</w:t>
            </w:r>
          </w:p>
        </w:tc>
        <w:tc>
          <w:tcPr>
            <w:tcW w:w="21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2D3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FR-01</w:t>
            </w:r>
          </w:p>
        </w:tc>
      </w:tr>
      <w:tr>
        <w:tc>
          <w:tcPr>
            <w:tcW w:type="dxa" w:w="850"/>
          </w:tcPr>
          <w:p>
            <w:r>
              <w:t>BR-11</w:t>
            </w:r>
          </w:p>
        </w:tc>
        <w:tc>
          <w:tcPr>
            <w:tcW w:type="dxa" w:w="6650"/>
          </w:tcPr>
          <w:p>
            <w:r>
              <w:t>승급시험은 현재 티어의 이해도 게이지가 80%에 도달했을 때만 응시 가능하며, 미달 시 응시 자격이 부여되지 않는다.</w:t>
            </w:r>
          </w:p>
        </w:tc>
        <w:tc>
          <w:tcPr>
            <w:tcW w:type="dxa" w:w="2138"/>
          </w:tcPr>
          <w:p>
            <w:r>
              <w:t>FR-10</w:t>
            </w:r>
          </w:p>
        </w:tc>
      </w:tr>
      <w:tr>
        <w:tc>
          <w:tcPr>
            <w:tcW w:type="dxa" w:w="850"/>
          </w:tcPr>
          <w:p>
            <w:r>
              <w:t>BR-12</w:t>
            </w:r>
          </w:p>
        </w:tc>
        <w:tc>
          <w:tcPr>
            <w:tcW w:type="dxa" w:w="6650"/>
          </w:tcPr>
          <w:p>
            <w:r>
              <w:t>티어 승급은 승급시험 통과로만 결정되며, 이해도 누적만으로는 자동 승급되지 않는다.</w:t>
            </w:r>
          </w:p>
        </w:tc>
        <w:tc>
          <w:tcPr>
            <w:tcW w:type="dxa" w:w="2138"/>
          </w:tcPr>
          <w:p>
            <w:r>
              <w:t>FR-10</w:t>
            </w:r>
          </w:p>
        </w:tc>
      </w:tr>
    </w:tbl>
    <w:p w14:paraId="48B37C88" w14:textId="77777777" w:rsidR="003034BD" w:rsidRPr="00750BFC" w:rsidRDefault="00000000">
      <w:pPr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br w:type="page"/>
      </w:r>
    </w:p>
    <w:p w14:paraId="28BD3AF5" w14:textId="77777777" w:rsidR="003034BD" w:rsidRPr="00750BFC" w:rsidRDefault="00000000">
      <w:pPr>
        <w:pStyle w:val="1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>4. 기능 요구사항 (Functional Requirements)</w:t>
      </w:r>
    </w:p>
    <w:p w14:paraId="7E8BA2C4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4.1 기능 요구사항 목록 (FR-01 ~ FR-09)</w:t>
      </w:r>
    </w:p>
    <w:p w14:paraId="4DF02A45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FR-01 — 사용자 성향 분석 및 AI 멘토 추천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A3559" w:rsidRPr="00750BFC" w14:paraId="0D7EBB91" w14:textId="77777777" w:rsidTr="00653968">
        <w:tc>
          <w:tcPr>
            <w:tcW w:w="1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276A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B97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FR-01</w:t>
            </w:r>
          </w:p>
        </w:tc>
      </w:tr>
      <w:tr w:rsidR="00FA3559" w:rsidRPr="00750BFC" w14:paraId="53FBC71B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E644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요구사항명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868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성향 분석 및 AI 멘토 추천</w:t>
            </w:r>
          </w:p>
        </w:tc>
      </w:tr>
      <w:tr w:rsidR="00FA3559" w:rsidRPr="00750BFC" w14:paraId="58E5AA5F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489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우선순위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F89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 (Must)</w:t>
            </w:r>
          </w:p>
        </w:tc>
      </w:tr>
      <w:tr w:rsidR="00FA3559" w:rsidRPr="00750BFC" w14:paraId="402D293A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DF7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설명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7691" w14:textId="77777777" w:rsidR="00653968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신규 사용자가 연령, 투자 경험, 보유 종목, 투자 목적, 위험 감수성향, 관심사 등을 입력하면 AI가 성향을 분석하고</w:t>
            </w:r>
          </w:p>
          <w:p w14:paraId="2B1ADA15" w14:textId="682A9CDB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적합한 투자 멘토를 추천합니다. 온보딩 완료 시 초기 티어(T1)이 배정됩니다.</w:t>
            </w:r>
          </w:p>
        </w:tc>
      </w:tr>
      <w:tr w:rsidR="00FA3559" w:rsidRPr="00750BFC" w14:paraId="60D27CA3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687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입력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7C1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연령대, 투자 경험 여부, 보유 종목, 투자 규모/목적, 위험 감수도, 관심 주제</w:t>
            </w:r>
          </w:p>
        </w:tc>
      </w:tr>
      <w:tr w:rsidR="00FA3559" w:rsidRPr="00750BFC" w14:paraId="75689FC1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6F3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출력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E12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추천 결과 화면, 초기 티어(T1) 배정, 사용자 프로필 DB 저장</w:t>
            </w:r>
          </w:p>
        </w:tc>
      </w:tr>
    </w:tbl>
    <w:p w14:paraId="49C59730" w14:textId="77777777" w:rsidR="003034BD" w:rsidRPr="00750BFC" w:rsidRDefault="003034BD">
      <w:pPr>
        <w:rPr>
          <w:rFonts w:ascii="Pretendard" w:eastAsia="Pretendard" w:hAnsi="Pretendard"/>
        </w:rPr>
      </w:pPr>
    </w:p>
    <w:p w14:paraId="3C45F1D1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FR-02 — AI 멘토 채팅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A3559" w:rsidRPr="00750BFC" w14:paraId="3BDF7237" w14:textId="77777777" w:rsidTr="00653968">
        <w:tc>
          <w:tcPr>
            <w:tcW w:w="1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AF8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78C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FR-02</w:t>
            </w:r>
          </w:p>
        </w:tc>
      </w:tr>
      <w:tr w:rsidR="00FA3559" w:rsidRPr="00750BFC" w14:paraId="1B1ECCF8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6E7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요구사항명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885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멘토 채팅</w:t>
            </w:r>
          </w:p>
        </w:tc>
      </w:tr>
      <w:tr w:rsidR="00FA3559" w:rsidRPr="00750BFC" w14:paraId="187FEE8F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006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우선순위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BBF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 (Must)</w:t>
            </w:r>
          </w:p>
        </w:tc>
      </w:tr>
      <w:tr w:rsidR="00FA3559" w:rsidRPr="00750BFC" w14:paraId="389501CE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ADE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설명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5B7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사용자가 선택한 AI 멘토와 1:1 대화를 통해 투자 관련 질문을 하고, 멘토의 투자전략을 반영한 답변을 수신합니다. RAG 기반으로 최신 뉴스/지표를 활용합니다. 사용자 티어에 따라 답변 난이도가 차등 조정됩니다.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</w:p>
        </w:tc>
      </w:tr>
      <w:tr w:rsidR="00FA3559" w:rsidRPr="00750BFC" w14:paraId="4BE43941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154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입력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002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질문 텍스트, 사용자 프로필(티어, 관심사), 이전 대화 기록</w:t>
            </w:r>
          </w:p>
        </w:tc>
      </w:tr>
      <w:tr w:rsidR="00FA3559" w:rsidRPr="00750BFC" w14:paraId="4568C3A2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3EF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출력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671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답변 텍스트, 출처 명시, 후속 질문 제안, Chat DB 저장, 이해도 게이지 갱신(개념 퀴즈 통과 시)</w:t>
            </w:r>
          </w:p>
        </w:tc>
      </w:tr>
    </w:tbl>
    <w:p w14:paraId="5F25F55E" w14:textId="77777777" w:rsidR="003034BD" w:rsidRPr="00750BFC" w:rsidRDefault="003034BD">
      <w:pPr>
        <w:rPr>
          <w:rFonts w:ascii="Pretendard" w:eastAsia="Pretendard" w:hAnsi="Pretendard"/>
        </w:rPr>
      </w:pPr>
    </w:p>
    <w:p w14:paraId="4E42F6FB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FR-03 — 일일 AI 리포트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A3559" w:rsidRPr="00750BFC" w14:paraId="2E21A8D7" w14:textId="77777777" w:rsidTr="00653968">
        <w:tc>
          <w:tcPr>
            <w:tcW w:w="1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E13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A3C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FR-03</w:t>
            </w:r>
          </w:p>
        </w:tc>
      </w:tr>
      <w:tr w:rsidR="00FA3559" w:rsidRPr="00750BFC" w14:paraId="7D637D82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05A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요구사항명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2DA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일일 AI 리포트</w:t>
            </w:r>
          </w:p>
        </w:tc>
      </w:tr>
      <w:tr w:rsidR="00FA3559" w:rsidRPr="00750BFC" w14:paraId="414ABE58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2E66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우선순위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DE5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 (Must)</w:t>
            </w:r>
          </w:p>
        </w:tc>
      </w:tr>
      <w:tr w:rsidR="00FA3559" w:rsidRPr="00750BFC" w14:paraId="7FB493DE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10D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설명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881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멘토의 투자전략과 사용자의 티어을 기반으로 맞춤형 AI 리포트를 하루 1회 제공합니다. 사용자 티어에 맞는 요약을 먼저 표시 후 후속 질문으로 심화합니다.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</w:p>
        </w:tc>
      </w:tr>
      <w:tr w:rsidR="00FA3559" w:rsidRPr="00750BFC" w14:paraId="13A70413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A57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입력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4703" w14:textId="692D2553" w:rsidR="003034BD" w:rsidRPr="00750BFC" w:rsidRDefault="00671A4C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학습 기록(이전 대화, 학습 콘텐츠에 대한 사용자 반응), 투자전략, 사용자 티어</w:t>
            </w:r>
            <w:r w:rsidR="00AE0C3F" w:rsidRPr="00750BFC">
              <w:rPr>
                <w:rFonts w:ascii="Pretendard" w:eastAsia="Pretendard" w:hAnsi="Pretendard" w:hint="eastAsia"/>
                <w:sz w:val="17"/>
                <w:szCs w:val="17"/>
              </w:rPr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  <w:u w:val="single"/>
              </w:rPr>
            </w:r>
            <w:r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</w:p>
        </w:tc>
      </w:tr>
      <w:tr w:rsidR="00FA3559" w:rsidRPr="00750BFC" w14:paraId="3A4D9D84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196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출력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6FB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맞춤형 일일 리포트, 후속 학습유도 질문 제안, 관련 뉴스 링크, </w:t>
            </w:r>
            <w:r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</w:p>
        </w:tc>
      </w:tr>
    </w:tbl>
    <w:p w14:paraId="4EA0A94B" w14:textId="77777777" w:rsidR="003034BD" w:rsidRPr="00750BFC" w:rsidRDefault="003034BD">
      <w:pPr>
        <w:rPr>
          <w:rFonts w:ascii="Pretendard" w:eastAsia="Pretendard" w:hAnsi="Pretendard"/>
        </w:rPr>
      </w:pPr>
    </w:p>
    <w:p w14:paraId="048B8202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>FR-04 — 투기장 — 멘토 간 토론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A3559" w:rsidRPr="00750BFC" w14:paraId="3886980D" w14:textId="77777777" w:rsidTr="00653968">
        <w:tc>
          <w:tcPr>
            <w:tcW w:w="1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3F7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E58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FR-04</w:t>
            </w:r>
          </w:p>
        </w:tc>
      </w:tr>
      <w:tr w:rsidR="00FA3559" w:rsidRPr="00750BFC" w14:paraId="5B5FBC7C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ECE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요구사항명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82D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투기장 — 멘토 간 토론</w:t>
            </w:r>
          </w:p>
        </w:tc>
      </w:tr>
      <w:tr w:rsidR="00FA3559" w:rsidRPr="00750BFC" w14:paraId="5C9357E2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D25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우선순위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1FA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 (Must)</w:t>
            </w:r>
          </w:p>
        </w:tc>
      </w:tr>
      <w:tr w:rsidR="00FA3559" w:rsidRPr="00750BFC" w14:paraId="34C0774F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608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설명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601D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서로 다른 투자전략의 두 AI 멘토가 하나의 투자 이슈에 대해 의견→반박→재반박 구조로 토론하여 사용자의 비판적 사고를 유도합니다. T2 이상 사용자에게 활성화됩니다.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</w:p>
        </w:tc>
      </w:tr>
      <w:tr w:rsidR="00FA3559" w:rsidRPr="00750BFC" w14:paraId="31E0082F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D70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입력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423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토론 주제(사용자 입력 또는 추천), 대결 멘토 선택</w:t>
            </w:r>
          </w:p>
        </w:tc>
      </w:tr>
      <w:tr w:rsidR="00FA3559" w:rsidRPr="00750BFC" w14:paraId="79B0BF78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CDB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출력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9D4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토론 내역(의견/반박/재반박), 토론 요약, 판단 유도 메시지</w:t>
            </w:r>
          </w:p>
        </w:tc>
      </w:tr>
    </w:tbl>
    <w:p w14:paraId="0CAE5E5A" w14:textId="77777777" w:rsidR="003034BD" w:rsidRPr="00750BFC" w:rsidRDefault="003034BD">
      <w:pPr>
        <w:rPr>
          <w:rFonts w:ascii="Pretendard" w:eastAsia="Pretendard" w:hAnsi="Pretendard"/>
        </w:rPr>
      </w:pPr>
    </w:p>
    <w:p w14:paraId="18664AA3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 xml:space="preserve">FR-05 — </w:t>
      </w:r>
      <w:r w:rsidRPr="00750BFC">
        <w:rPr>
          <w:rFonts w:ascii="Pretendard" w:eastAsia="Pretendard" w:hAnsi="Pretendard"/>
          <w:color w:val="auto"/>
        </w:rPr>
        <w:t>금융 데이터 및 AI 요약 탐색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A3559" w:rsidRPr="00750BFC" w14:paraId="5DDB0B3B" w14:textId="77777777" w:rsidTr="00653968">
        <w:tc>
          <w:tcPr>
            <w:tcW w:w="1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FB9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FE4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FR-05</w:t>
            </w:r>
          </w:p>
        </w:tc>
      </w:tr>
      <w:tr w:rsidR="00FA3559" w:rsidRPr="00750BFC" w14:paraId="7E359AC1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CDC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요구사항명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CC2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 데이터 및 AI 요약 탐색</w:t>
            </w:r>
          </w:p>
        </w:tc>
      </w:tr>
      <w:tr w:rsidR="00FA3559" w:rsidRPr="00750BFC" w14:paraId="69F146B0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CCD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우선순위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D96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 (Must)</w:t>
            </w:r>
          </w:p>
        </w:tc>
      </w:tr>
      <w:tr w:rsidR="00FA3559" w:rsidRPr="00750BFC" w14:paraId="07500B89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AFB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설명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5252" w14:textId="77777777" w:rsidR="00653968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사용자가 학습 중인 멘토의 투자전략 기준에 따라 환율, 금리, 주가지수, 뉴스 등 금융 정보를 필터링하여 노출합니다. 즉, 동일 시장 데이터라도 가치투자 멘토 선택 시에는 기업 가치/배당 관련 정보가, 모멘텀 멘토 선택 시에는 거래량/추세 관련 정보가 우선 노출됩니다. 각 카드에는 '이 정보를 [내 멘토]에게 물어보기' CTA가 포함되어</w:t>
            </w:r>
          </w:p>
          <w:p w14:paraId="552F0141" w14:textId="30152104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채팅(FR-02)으로 연결됩니다.</w:t>
            </w:r>
          </w:p>
        </w:tc>
      </w:tr>
      <w:tr w:rsidR="00FA3559" w:rsidRPr="00750BFC" w14:paraId="55242051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2FF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입력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864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ECOS API(금리/환율), yFinance(주가지수), Naver News API, 사용자의 현재 학습 멘토의 투자전략 컨텍스트</w:t>
            </w:r>
          </w:p>
        </w:tc>
      </w:tr>
      <w:tr w:rsidR="00FA3559" w:rsidRPr="00750BFC" w14:paraId="5E7B5725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AB0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출력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F39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전략 기준으로 필터링된 금융 지표 차트, AI 한 줄 요약, 관련 뉴스 리스트, 멘토 채팅 연계 CTA</w:t>
            </w:r>
          </w:p>
        </w:tc>
      </w:tr>
    </w:tbl>
    <w:p w14:paraId="3CCB133D" w14:textId="77777777" w:rsidR="003034BD" w:rsidRPr="00750BFC" w:rsidRDefault="003034BD">
      <w:pPr>
        <w:rPr>
          <w:rFonts w:ascii="Pretendard" w:eastAsia="Pretendard" w:hAnsi="Pretendard"/>
        </w:rPr>
      </w:pPr>
    </w:p>
    <w:p w14:paraId="55ADDB1C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 xml:space="preserve">FR-06 — </w:t>
      </w:r>
      <w:r w:rsidRPr="00750BFC">
        <w:rPr>
          <w:rFonts w:ascii="Pretendard" w:eastAsia="Pretendard" w:hAnsi="Pretendard"/>
          <w:color w:val="auto"/>
        </w:rPr>
        <w:t>스크랩 기능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A3559" w:rsidRPr="00750BFC" w14:paraId="692159D5" w14:textId="77777777" w:rsidTr="00653968">
        <w:tc>
          <w:tcPr>
            <w:tcW w:w="1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93B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C04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FR-06</w:t>
            </w:r>
          </w:p>
        </w:tc>
      </w:tr>
      <w:tr w:rsidR="00FA3559" w:rsidRPr="00750BFC" w14:paraId="562B50DB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36F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요구사항명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765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스크랩 기능</w:t>
            </w:r>
          </w:p>
        </w:tc>
      </w:tr>
      <w:tr w:rsidR="00FA3559" w:rsidRPr="00750BFC" w14:paraId="5DA9B6EC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CC8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우선순위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4C1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선택 (Should)</w:t>
            </w:r>
          </w:p>
        </w:tc>
      </w:tr>
      <w:tr w:rsidR="00FA3559" w:rsidRPr="00750BFC" w14:paraId="648B3402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530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설명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B3F6" w14:textId="77777777" w:rsidR="00653968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사용자가 관심 뉴스 및 콘텐츠를 스크랩하여 저장하고 전략별 폴더로 분류 관리. 저장된 콘텐츠 기반 AI 멘토에게</w:t>
            </w:r>
          </w:p>
          <w:p w14:paraId="430CFE79" w14:textId="54A3A27F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추가 질문 연계. 스크랩한 콘텐츠는 학습 컨텍스트로 누적되어 멘토 채팅에 활용된다.</w:t>
            </w:r>
          </w:p>
        </w:tc>
      </w:tr>
      <w:tr w:rsidR="00FA3559" w:rsidRPr="00750BFC" w14:paraId="04973F48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189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입력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B62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선택 콘텐츠(뉴스, 멘토 답변, 토론 내역), 현재 학습 중인 전략</w:t>
            </w:r>
          </w:p>
        </w:tc>
      </w:tr>
      <w:tr w:rsidR="00FA3559" w:rsidRPr="00750BFC" w14:paraId="6AF418BF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4E5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출력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981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학습 노트 목록(전략별 자동 분류), 멘토 채팅 연계, 티어 승급 평가 반영</w:t>
            </w:r>
          </w:p>
        </w:tc>
      </w:tr>
    </w:tbl>
    <w:p w14:paraId="31663D4A" w14:textId="77777777" w:rsidR="003034BD" w:rsidRPr="00750BFC" w:rsidRDefault="003034BD">
      <w:pPr>
        <w:rPr>
          <w:rFonts w:ascii="Pretendard" w:eastAsia="Pretendard" w:hAnsi="Pretendard"/>
        </w:rPr>
      </w:pPr>
    </w:p>
    <w:p w14:paraId="3A4A1AEC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FR-07 — 티어 시스템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A3559" w:rsidRPr="00750BFC" w14:paraId="71F84774" w14:textId="77777777" w:rsidTr="00653968">
        <w:tc>
          <w:tcPr>
            <w:tcW w:w="1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9DC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lastRenderedPageBreak/>
              <w:t>ID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F26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FR-07</w:t>
            </w:r>
          </w:p>
        </w:tc>
      </w:tr>
      <w:tr w:rsidR="00FA3559" w:rsidRPr="00750BFC" w14:paraId="0E1C69BE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33A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요구사항명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DB6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티어 시스템</w:t>
            </w:r>
          </w:p>
        </w:tc>
      </w:tr>
      <w:tr w:rsidR="00FA3559" w:rsidRPr="00750BFC" w14:paraId="7B64E9F5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4C6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우선순위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F5F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 (Must)</w:t>
            </w:r>
          </w:p>
        </w:tc>
      </w:tr>
      <w:tr w:rsidR="00FA3559" w:rsidRPr="00750BFC" w14:paraId="3AF68D09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452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설명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D6D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사용자는 앱 내 활동을 통해 XP를 쌓고 티어가 오르며, 티어에 따라 새로운 기능과 멘토를 잠금해제할 수 있습니다. 현재 티어의 이해도 게이지를 시각화하여 학습 진행을 확인하게 한다.</w:t>
            </w:r>
          </w:p>
        </w:tc>
      </w:tr>
      <w:tr w:rsidR="00FA3559" w:rsidRPr="00750BFC" w14:paraId="0AB69643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5C1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입력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1B8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사용자의 개념 퀴즈 통과 기록</w:t>
            </w:r>
          </w:p>
        </w:tc>
      </w:tr>
      <w:tr w:rsidR="00FA3559" w:rsidRPr="00750BFC" w14:paraId="0039ACF4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2CC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출력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CC9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이해도 게이지 갱신, 게이지 80% 도달 시 승급시험 응시 가능 알림, 티어 승급 시 잠금해제 처리</w:t>
            </w:r>
          </w:p>
        </w:tc>
      </w:tr>
    </w:tbl>
    <w:p w14:paraId="3FACB5ED" w14:textId="77777777" w:rsidR="003034BD" w:rsidRPr="00750BFC" w:rsidRDefault="003034BD">
      <w:pPr>
        <w:rPr>
          <w:rFonts w:ascii="Pretendard" w:eastAsia="Pretendard" w:hAnsi="Pretendard"/>
        </w:rPr>
      </w:pPr>
    </w:p>
    <w:p w14:paraId="5FCC2229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FR-08 — 뉴스 상세 및 연관 콘텐츠 추천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A3559" w:rsidRPr="00750BFC" w14:paraId="2FC63A04" w14:textId="77777777" w:rsidTr="00653968">
        <w:tc>
          <w:tcPr>
            <w:tcW w:w="1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57A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B7C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FR-08</w:t>
            </w:r>
          </w:p>
        </w:tc>
      </w:tr>
      <w:tr w:rsidR="00FA3559" w:rsidRPr="00750BFC" w14:paraId="2BC3825D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746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요구사항명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9D0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뉴스 상세 및 연관 콘텐츠 추천</w:t>
            </w:r>
          </w:p>
        </w:tc>
      </w:tr>
      <w:tr w:rsidR="00FA3559" w:rsidRPr="00750BFC" w14:paraId="6B0FA17D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F07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우선순위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03E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선택 (Should)</w:t>
            </w:r>
          </w:p>
        </w:tc>
      </w:tr>
      <w:tr w:rsidR="00FA3559" w:rsidRPr="00750BFC" w14:paraId="0F6EE816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19D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설명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45D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뉴스 콘텐츠 선택 시 상세 내용을 제공하며, 동일 주제 또는 유사 키워드 기반의 연관 뉴스를 추천합니다. 신뢰도 높은 자료를 선별하여 명확한 출처를 제공합니다.</w:t>
            </w:r>
          </w:p>
        </w:tc>
      </w:tr>
      <w:tr w:rsidR="00FA3559" w:rsidRPr="00750BFC" w14:paraId="39633FCE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3B5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입력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ED3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선택 뉴스 ID</w:t>
            </w:r>
          </w:p>
        </w:tc>
      </w:tr>
      <w:tr w:rsidR="00FA3559" w:rsidRPr="00750BFC" w14:paraId="1BF5E842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A01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출력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A5E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요약 박스, 연관 뉴스 리스트(최대 5건, 코사인 유사도 0.7 이상)</w:t>
            </w:r>
          </w:p>
        </w:tc>
      </w:tr>
    </w:tbl>
    <w:p w14:paraId="43DBE9F1" w14:textId="77777777" w:rsidR="003034BD" w:rsidRPr="00750BFC" w:rsidRDefault="003034BD">
      <w:pPr>
        <w:rPr>
          <w:rFonts w:ascii="Pretendard" w:eastAsia="Pretendard" w:hAnsi="Pretendard"/>
        </w:rPr>
      </w:pPr>
    </w:p>
    <w:p w14:paraId="66AAA4B4" w14:textId="77777777" w:rsidR="003034BD" w:rsidRPr="00750BFC" w:rsidRDefault="00000000">
      <w:pPr>
        <w:pStyle w:val="3"/>
        <w:rPr>
          <w:rFonts w:ascii="Pretendard" w:eastAsia="Pretendard" w:hAnsi="Pretendard"/>
          <w:color w:val="EE0000"/>
          <w:u w:val="single"/>
        </w:rPr>
      </w:pPr>
      <w:r w:rsidRPr="00750BFC">
        <w:rPr>
          <w:rFonts w:ascii="Pretendard" w:eastAsia="Pretendard" w:hAnsi="Pretendard"/>
        </w:rPr>
        <w:t xml:space="preserve">FR-09 — 대화 기록 관리 및 </w:t>
      </w:r>
      <w:r w:rsidRPr="00750BFC">
        <w:rPr>
          <w:rFonts w:ascii="Pretendard" w:eastAsia="Pretendard" w:hAnsi="Pretendard" w:hint="eastAsia"/>
          <w:color w:val="auto"/>
        </w:rPr>
        <w:t>투자전략(멘토)</w:t>
      </w:r>
      <w:r w:rsidRPr="00750BFC">
        <w:rPr>
          <w:rFonts w:ascii="Pretendard" w:eastAsia="Pretendard" w:hAnsi="Pretendard"/>
          <w:color w:val="auto"/>
        </w:rPr>
        <w:t xml:space="preserve"> </w:t>
      </w:r>
      <w:r w:rsidRPr="00750BFC">
        <w:rPr>
          <w:rFonts w:ascii="Pretendard" w:eastAsia="Pretendard" w:hAnsi="Pretendard" w:hint="eastAsia"/>
          <w:color w:val="auto"/>
        </w:rPr>
        <w:t>변경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A3559" w:rsidRPr="00750BFC" w14:paraId="26333010" w14:textId="77777777" w:rsidTr="00653968">
        <w:tc>
          <w:tcPr>
            <w:tcW w:w="1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8BA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154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FR-09</w:t>
            </w:r>
          </w:p>
        </w:tc>
      </w:tr>
      <w:tr w:rsidR="00FA3559" w:rsidRPr="00750BFC" w14:paraId="1F80DF29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9A4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요구사항명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3033" w14:textId="41FD6FC1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대화 기록 관리 및 </w:t>
            </w:r>
            <w:r w:rsidR="00671A4C" w:rsidRPr="00750BFC">
              <w:rPr>
                <w:rFonts w:ascii="Pretendard" w:eastAsia="Pretendard" w:hAnsi="Pretendard"/>
                <w:sz w:val="17"/>
                <w:szCs w:val="17"/>
              </w:rPr>
              <w:t xml:space="preserve">투자전략(멘토) </w:t>
            </w:r>
            <w:r w:rsidR="00671A4C" w:rsidRPr="00750BFC">
              <w:rPr>
                <w:rFonts w:ascii="Pretendard" w:eastAsia="Pretendard" w:hAnsi="Pretendard" w:hint="eastAsia"/>
                <w:sz w:val="17"/>
                <w:szCs w:val="17"/>
              </w:rPr>
              <w:t>변경</w:t>
            </w:r>
          </w:p>
        </w:tc>
      </w:tr>
      <w:tr w:rsidR="00FA3559" w:rsidRPr="00750BFC" w14:paraId="6FE1BA46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D81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우선순위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22D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선택 (Should)</w:t>
            </w:r>
          </w:p>
        </w:tc>
      </w:tr>
      <w:tr w:rsidR="00FA3559" w:rsidRPr="00750BFC" w14:paraId="14C199D6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F39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설명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7BF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AI 멘토와의 채팅 기록, 투자 리포트, 투기장의 토론 내역 등을 저장하고 관리할 수 있습니다. 사용자는 이전 기록을 불러와 추가 질문을 이어갈 수 있으며,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투자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전략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(멘토)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변경도 가능합니다.</w:t>
            </w:r>
          </w:p>
        </w:tc>
      </w:tr>
      <w:tr w:rsidR="00FA3559" w:rsidRPr="00750BFC" w14:paraId="6FE07E57" w14:textId="77777777" w:rsidTr="00653968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57D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입력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EC2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프로필, 이전 채팅/리포트/토론 기록</w:t>
            </w:r>
          </w:p>
        </w:tc>
      </w:tr>
      <w:tr w:rsidR="00FA3559" w:rsidRPr="00750BFC" w14:paraId="704B2502" w14:textId="77777777" w:rsidTr="00653968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B83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출력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A0F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통합 기록 화면,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투자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전략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(멘토)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변경 반영, RAG 검색 범위 자동 업데이트</w:t>
            </w:r>
          </w:p>
        </w:tc>
      </w:tr>
    </w:tbl>
    <w:p w14:paraId="0DD7BDC8" w14:textId="77777777" w:rsidR="003034BD" w:rsidRPr="00750BFC" w:rsidRDefault="003034BD">
      <w:pPr>
        <w:rPr>
          <w:rFonts w:ascii="Pretendard" w:eastAsia="Pretendard" w:hAnsi="Pretendard"/>
        </w:rPr>
      </w:pPr>
    </w:p>
    <w:p w14:paraId="28986578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4.2 사용자 스토리 (User Stories)</w:t>
      </w:r>
    </w:p>
    <w:p w14:paraId="79796ED4" w14:textId="77777777" w:rsidR="003034BD" w:rsidRPr="00750BFC" w:rsidRDefault="00000000" w:rsidP="0089035E">
      <w:pPr>
        <w:spacing w:before="40" w:after="60" w:line="340" w:lineRule="auto"/>
        <w:ind w:firstLineChars="100" w:firstLine="190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형식: &lt;사용자/역할&gt;은 &lt;목표/혜택&gt;을 얻기 위하여 &lt;행위/작업&gt;을 원한다.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6946"/>
        <w:gridCol w:w="921"/>
        <w:gridCol w:w="921"/>
      </w:tblGrid>
      <w:tr w:rsidR="00FA3559" w:rsidRPr="00750BFC" w14:paraId="0D80EA72" w14:textId="77777777" w:rsidTr="00653968">
        <w:trPr>
          <w:tblHeader/>
        </w:trPr>
        <w:tc>
          <w:tcPr>
            <w:tcW w:w="85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AAB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lastRenderedPageBreak/>
              <w:t>ID</w:t>
            </w:r>
          </w:p>
        </w:tc>
        <w:tc>
          <w:tcPr>
            <w:tcW w:w="6946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C18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921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C3C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우선순위</w:t>
            </w:r>
          </w:p>
        </w:tc>
        <w:tc>
          <w:tcPr>
            <w:tcW w:w="921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20F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관련 FR</w:t>
            </w:r>
          </w:p>
        </w:tc>
      </w:tr>
      <w:tr w:rsidR="00FA3559" w:rsidRPr="00750BFC" w14:paraId="112D2C3B" w14:textId="77777777" w:rsidTr="00653968"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BFC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US-01</w:t>
            </w:r>
          </w:p>
        </w:tc>
        <w:tc>
          <w:tcPr>
            <w:tcW w:w="69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F1A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초보 투자자는 나에게 맞는 투자 방향을 잡기 위하여, 간단한 설문을 통해 맞춤형 AI 멘토를 추천받기를 원한다.</w:t>
            </w:r>
          </w:p>
        </w:tc>
        <w:tc>
          <w:tcPr>
            <w:tcW w:w="9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F61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9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F40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FR-01</w:t>
            </w:r>
          </w:p>
        </w:tc>
      </w:tr>
      <w:tr w:rsidR="00FA3559" w:rsidRPr="00750BFC" w14:paraId="48A88FB8" w14:textId="77777777" w:rsidTr="00653968">
        <w:tc>
          <w:tcPr>
            <w:tcW w:w="8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8BE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US-02</w:t>
            </w:r>
          </w:p>
        </w:tc>
        <w:tc>
          <w:tcPr>
            <w:tcW w:w="694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AD76" w14:textId="77777777" w:rsidR="00653968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초보 투자자는 복잡한 금융 뉴스를 이해하기 위하여, 매일 내 수준에 맞게 요약된 AI 리포트를</w:t>
            </w:r>
          </w:p>
          <w:p w14:paraId="4F3301A7" w14:textId="6E7C528C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proofErr w:type="spell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받아보기를</w:t>
            </w:r>
            <w:proofErr w:type="spellEnd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원한다.</w:t>
            </w:r>
          </w:p>
        </w:tc>
        <w:tc>
          <w:tcPr>
            <w:tcW w:w="92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357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92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E3B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FR-03</w:t>
            </w:r>
          </w:p>
        </w:tc>
      </w:tr>
      <w:tr w:rsidR="00FA3559" w:rsidRPr="00750BFC" w14:paraId="71185334" w14:textId="77777777" w:rsidTr="00653968"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595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US-03</w:t>
            </w:r>
          </w:p>
        </w:tc>
        <w:tc>
          <w:tcPr>
            <w:tcW w:w="69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393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투자 공부 중인 사용자는 궁금한 점을 즉시 해결하기 위하여, AI 멘토에게 자유롭게 질문하고 내 티어에 맞는 답변을 받기를 원한다.</w:t>
            </w:r>
          </w:p>
        </w:tc>
        <w:tc>
          <w:tcPr>
            <w:tcW w:w="9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B79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9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30C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FR-02</w:t>
            </w:r>
          </w:p>
        </w:tc>
      </w:tr>
      <w:tr w:rsidR="00FA3559" w:rsidRPr="00750BFC" w14:paraId="675960EA" w14:textId="77777777" w:rsidTr="00653968">
        <w:tc>
          <w:tcPr>
            <w:tcW w:w="8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D6F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US-04</w:t>
            </w:r>
          </w:p>
        </w:tc>
        <w:tc>
          <w:tcPr>
            <w:tcW w:w="694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C34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투자 판단이 서지 않는 사용자는 다양한 시각을 비교하기 위하여, 서로 다른 투자전략의 두 멘토가 같은 주제로 토론하는 투기장을 이용하기를 원한다.</w:t>
            </w:r>
          </w:p>
        </w:tc>
        <w:tc>
          <w:tcPr>
            <w:tcW w:w="92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7D2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92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B68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FR-04</w:t>
            </w:r>
          </w:p>
        </w:tc>
      </w:tr>
      <w:tr w:rsidR="00FA3559" w:rsidRPr="00750BFC" w14:paraId="49348C18" w14:textId="77777777" w:rsidTr="00653968"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F07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US-05</w:t>
            </w:r>
          </w:p>
        </w:tc>
        <w:tc>
          <w:tcPr>
            <w:tcW w:w="69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B795" w14:textId="77777777" w:rsidR="003034BD" w:rsidRPr="00750BFC" w:rsidRDefault="00F06531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사용자는 자신이 학습하고 있는 전략에 필요한 정보들만을 보기를 원하고 빠르게 이해하기를 원한다.</w:t>
            </w:r>
          </w:p>
        </w:tc>
        <w:tc>
          <w:tcPr>
            <w:tcW w:w="9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AB5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9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FFA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FR-05</w:t>
            </w:r>
          </w:p>
        </w:tc>
      </w:tr>
      <w:tr w:rsidR="00FA3559" w:rsidRPr="00750BFC" w14:paraId="6C19992D" w14:textId="77777777" w:rsidTr="00653968">
        <w:tc>
          <w:tcPr>
            <w:tcW w:w="8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4EE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US-06</w:t>
            </w:r>
          </w:p>
        </w:tc>
        <w:tc>
          <w:tcPr>
            <w:tcW w:w="694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F4FA" w14:textId="0CB4001A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학습 중인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사용자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는 멘토 학습 과정에서 중요한 인사이트를 다시 보기 위</w:t>
            </w:r>
            <w:r w:rsidR="00653968">
              <w:rPr>
                <w:rFonts w:ascii="Pretendard" w:eastAsia="Pretendard" w:hAnsi="Pretendard" w:hint="eastAsia"/>
                <w:sz w:val="17"/>
                <w:szCs w:val="17"/>
              </w:rPr>
              <w:t>해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,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학습하고 있는 투자</w:t>
            </w:r>
            <w:r w:rsidR="00653968">
              <w:rPr>
                <w:rFonts w:ascii="Pretendard" w:eastAsia="Pretendard" w:hAnsi="Pretendard" w:hint="eastAsia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전략에 맞추어 제공되는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 뉴스나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토론 내역을 학습 노트로 스크랩하고 전략별로 자동 분류하기를 원한다.</w:t>
            </w:r>
          </w:p>
        </w:tc>
        <w:tc>
          <w:tcPr>
            <w:tcW w:w="92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DFA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선택</w:t>
            </w:r>
          </w:p>
        </w:tc>
        <w:tc>
          <w:tcPr>
            <w:tcW w:w="92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ED4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FR-06</w:t>
            </w:r>
          </w:p>
        </w:tc>
      </w:tr>
      <w:tr w:rsidR="00FA3559" w:rsidRPr="00750BFC" w14:paraId="5D5C43CC" w14:textId="77777777" w:rsidTr="00653968"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522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US-07</w:t>
            </w:r>
          </w:p>
        </w:tc>
        <w:tc>
          <w:tcPr>
            <w:tcW w:w="69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2A8A" w14:textId="77777777" w:rsidR="00653968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지속적인 학습 동기를 원하는 사용자는 성장하는 느낌을 받기 위하여, 이해도 게이지를 완료하고 XP로</w:t>
            </w:r>
          </w:p>
          <w:p w14:paraId="4C597C5A" w14:textId="43DF0A1F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티어을 올리기를 원한다.</w:t>
            </w:r>
          </w:p>
        </w:tc>
        <w:tc>
          <w:tcPr>
            <w:tcW w:w="9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63A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9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118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FR-07</w:t>
            </w:r>
          </w:p>
        </w:tc>
      </w:tr>
      <w:tr w:rsidR="00FA3559" w:rsidRPr="00750BFC" w14:paraId="701FAB7D" w14:textId="77777777" w:rsidTr="00653968">
        <w:tc>
          <w:tcPr>
            <w:tcW w:w="8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E35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US-08</w:t>
            </w:r>
          </w:p>
        </w:tc>
        <w:tc>
          <w:tcPr>
            <w:tcW w:w="694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7E14" w14:textId="77777777" w:rsidR="003034BD" w:rsidRPr="00750BFC" w:rsidRDefault="00F06531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학습하고 있는 투자 전략에 맞춰 제공되는 정보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를 더 깊이 이해하고 싶은 사용자는 관련 맥락을 넓히기 위하여, 뉴스 상세 페이지에서 멘토 전략 관점의 AI 요약과 연관 뉴스를 함께 확인하기를 원한다.</w:t>
            </w:r>
          </w:p>
        </w:tc>
        <w:tc>
          <w:tcPr>
            <w:tcW w:w="92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B56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선택</w:t>
            </w:r>
          </w:p>
        </w:tc>
        <w:tc>
          <w:tcPr>
            <w:tcW w:w="92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39F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FR-08</w:t>
            </w:r>
          </w:p>
        </w:tc>
      </w:tr>
      <w:tr w:rsidR="00FA3559" w:rsidRPr="00750BFC" w14:paraId="22620248" w14:textId="77777777" w:rsidTr="00653968"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CBA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US-09</w:t>
            </w:r>
          </w:p>
        </w:tc>
        <w:tc>
          <w:tcPr>
            <w:tcW w:w="69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A4A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기존 학습 내용을 복기하고 싶은 사용자는 이전 대화를 이어가기 위하여, 채팅 기록·리포트·토론 내역을 한 곳에서 관리하기를 원한다.</w:t>
            </w:r>
          </w:p>
        </w:tc>
        <w:tc>
          <w:tcPr>
            <w:tcW w:w="9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40E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선택</w:t>
            </w:r>
          </w:p>
        </w:tc>
        <w:tc>
          <w:tcPr>
            <w:tcW w:w="9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EA0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FR-09</w:t>
            </w:r>
          </w:p>
        </w:tc>
      </w:tr>
      <w:tr>
        <w:tc>
          <w:tcPr>
            <w:tcW w:type="dxa" w:w="850"/>
          </w:tcPr>
          <w:p>
            <w:r>
              <w:t>US-10</w:t>
            </w:r>
          </w:p>
        </w:tc>
        <w:tc>
          <w:tcPr>
            <w:tcW w:type="dxa" w:w="6946"/>
          </w:tcPr>
          <w:p>
            <w:r>
              <w:t>현재 티어를 완주했다고 느끼는 사용자는 자신의 이해를 검증하고 다음 단계로 나아가기 위하여, 승급시험에 응시해 통과하기를 원한다.</w:t>
            </w:r>
          </w:p>
        </w:tc>
        <w:tc>
          <w:tcPr>
            <w:tcW w:type="dxa" w:w="921"/>
          </w:tcPr>
          <w:p>
            <w:r>
              <w:t>필수</w:t>
            </w:r>
          </w:p>
        </w:tc>
        <w:tc>
          <w:tcPr>
            <w:tcW w:type="dxa" w:w="921"/>
          </w:tcPr>
          <w:p>
            <w:r>
              <w:t>FR-10</w:t>
            </w:r>
          </w:p>
        </w:tc>
      </w:tr>
    </w:tbl>
    <w:p w14:paraId="24FE366F" w14:textId="77777777" w:rsidR="003034BD" w:rsidRPr="00750BFC" w:rsidRDefault="003034BD">
      <w:pPr>
        <w:rPr>
          <w:rFonts w:ascii="Pretendard" w:eastAsia="Pretendard" w:hAnsi="Pretendard"/>
        </w:rPr>
      </w:pPr>
    </w:p>
    <w:p w14:paraId="477B1598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4.3 유스케이스 명세 (Use Case Specifications — UC-01 ~ UC-09)</w:t>
      </w:r>
    </w:p>
    <w:p w14:paraId="57F836D1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UC-01 — 맞춤 투자 성향 분석</w:t>
      </w:r>
    </w:p>
    <w:p w14:paraId="685BDE85" w14:textId="77777777" w:rsidR="00571751" w:rsidRPr="00750BFC" w:rsidRDefault="00000000" w:rsidP="0089035E">
      <w:pPr>
        <w:spacing w:before="120" w:after="4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b/>
          <w:bCs/>
          <w:color w:val="1B2A4A"/>
          <w:sz w:val="18"/>
          <w:szCs w:val="18"/>
        </w:rPr>
        <w:t>액터 (Actors)</w:t>
      </w:r>
    </w:p>
    <w:p w14:paraId="08EBAABC" w14:textId="77777777" w:rsidR="00653968" w:rsidRDefault="00000000" w:rsidP="0089035E">
      <w:pPr>
        <w:spacing w:before="60" w:after="40" w:line="340" w:lineRule="auto"/>
        <w:ind w:leftChars="100" w:left="20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신규 사용자(초보 투자자)는 멘토스를 처음 실행하는 사용자로, UC-01 온보딩 및 멘토 배정을 통해 서비스를 시작한다. 신규 사용자는 기존</w:t>
      </w:r>
    </w:p>
    <w:p w14:paraId="337AB157" w14:textId="77777777" w:rsidR="00653968" w:rsidRDefault="00000000" w:rsidP="005D1BBA">
      <w:pPr>
        <w:spacing w:before="60" w:after="40" w:line="340" w:lineRule="auto"/>
        <w:ind w:firstLineChars="100" w:firstLine="17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사용자를 generalization(상속)하므로 온보딩 완료 후 기존 사용자의 모든 기능에 접근할 수 있다. 기존 사용자(T1 이상)는 온보딩을 마친</w:t>
      </w:r>
      <w:proofErr w:type="spellStart"/>
      <w:r w:rsidRPr="00750BFC">
        <w:rPr>
          <w:rFonts w:ascii="Pretendard" w:eastAsia="Pretendard" w:hAnsi="Pretendard"/>
          <w:color w:val="1E293B"/>
          <w:sz w:val="17"/>
          <w:szCs w:val="17"/>
        </w:rPr>
      </w:r>
      <w:proofErr w:type="spellEnd"/>
      <w:r w:rsidRPr="00750BFC">
        <w:rPr>
          <w:rFonts w:ascii="Pretendard" w:eastAsia="Pretendard" w:hAnsi="Pretendard"/>
          <w:color w:val="1E293B"/>
          <w:sz w:val="17"/>
          <w:szCs w:val="17"/>
        </w:rPr>
      </w:r>
      <w:proofErr w:type="spellStart"/>
      <w:r w:rsidRPr="00750BFC">
        <w:rPr>
          <w:rFonts w:ascii="Pretendard" w:eastAsia="Pretendard" w:hAnsi="Pretendard"/>
          <w:color w:val="1E293B"/>
          <w:sz w:val="17"/>
          <w:szCs w:val="17"/>
        </w:rPr>
      </w:r>
      <w:proofErr w:type="spellEnd"/>
      <w:r w:rsidRPr="00750BFC">
        <w:rPr>
          <w:rFonts w:ascii="Pretendard" w:eastAsia="Pretendard" w:hAnsi="Pretendard"/>
          <w:color w:val="1E293B"/>
          <w:sz w:val="17"/>
          <w:szCs w:val="17"/>
        </w:rPr>
      </w:r>
    </w:p>
    <w:p w14:paraId="2774720E" w14:textId="5F17EA0C" w:rsidR="00571751" w:rsidRPr="00750BFC" w:rsidRDefault="00000000" w:rsidP="005D1BBA">
      <w:pPr>
        <w:spacing w:before="60" w:after="40" w:line="340" w:lineRule="auto"/>
        <w:ind w:firstLineChars="100" w:firstLine="170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사용자로, UC-02부터 UC-09까지 모든 핵심 기능을 이용한다.</w:t>
      </w:r>
    </w:p>
    <w:p w14:paraId="39483F7B" w14:textId="77777777" w:rsidR="00571751" w:rsidRPr="00750BFC" w:rsidRDefault="00000000">
      <w:pPr>
        <w:spacing w:before="120" w:after="4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b/>
          <w:bCs/>
          <w:color w:val="1B2A4A"/>
          <w:sz w:val="18"/>
          <w:szCs w:val="18"/>
        </w:rPr>
        <w:t>유스케이스 (Use Cases)</w:t>
      </w:r>
    </w:p>
    <w:p w14:paraId="43619555" w14:textId="77777777" w:rsidR="00653968" w:rsidRDefault="00000000" w:rsidP="0089035E">
      <w:pPr>
        <w:spacing w:before="60" w:after="40" w:line="340" w:lineRule="auto"/>
        <w:ind w:leftChars="100" w:left="20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UC-01 온보딩 및 멘토 배정: 신규 사용자 전용. 성향 설문 → 멘토 추천 → T1 배정. «include» 관계로 UC-04 AI 멘토 채팅을 반드시</w:t>
      </w:r>
      <w:proofErr w:type="spellStart"/>
      <w:r w:rsidRPr="00750BFC">
        <w:rPr>
          <w:rFonts w:ascii="Pretendard" w:eastAsia="Pretendard" w:hAnsi="Pretendard"/>
          <w:color w:val="1E293B"/>
          <w:sz w:val="17"/>
          <w:szCs w:val="17"/>
        </w:rPr>
      </w:r>
      <w:proofErr w:type="spellEnd"/>
      <w:r w:rsidRPr="00750BFC">
        <w:rPr>
          <w:rFonts w:ascii="Pretendard" w:eastAsia="Pretendard" w:hAnsi="Pretendard"/>
          <w:color w:val="1E293B"/>
          <w:sz w:val="17"/>
          <w:szCs w:val="17"/>
        </w:rPr>
      </w:r>
    </w:p>
    <w:p w14:paraId="139AF75E" w14:textId="59EBBA94" w:rsidR="005D7EDD" w:rsidRPr="00750BFC" w:rsidRDefault="00000000" w:rsidP="005D1BBA">
      <w:pPr>
        <w:spacing w:before="60" w:after="40" w:line="340" w:lineRule="auto"/>
        <w:ind w:firstLineChars="200" w:firstLine="34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포함한다.</w:t>
      </w:r>
    </w:p>
    <w:p w14:paraId="09D97813" w14:textId="77777777" w:rsidR="00653968" w:rsidRDefault="00000000" w:rsidP="0089035E">
      <w:pPr>
        <w:spacing w:before="60" w:after="40" w:line="340" w:lineRule="auto"/>
        <w:ind w:leftChars="100" w:left="20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UC-02 AI 리포트 열람 및 후속 질문: 일일 리포트를 수신하고 후속 질문을 이어간다. «extend»로 UC-03 투기장, UC-04 멘토 채팅에</w:t>
      </w:r>
    </w:p>
    <w:p w14:paraId="59ECE55D" w14:textId="5FD502CE" w:rsidR="005D7EDD" w:rsidRPr="00750BFC" w:rsidRDefault="00000000" w:rsidP="005D1BBA">
      <w:pPr>
        <w:spacing w:before="60" w:after="40" w:line="340" w:lineRule="auto"/>
        <w:ind w:firstLineChars="200" w:firstLine="34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조건부 연계된다.</w:t>
      </w:r>
    </w:p>
    <w:p w14:paraId="3A8C458E" w14:textId="77777777" w:rsidR="005D7EDD" w:rsidRPr="00750BFC" w:rsidRDefault="00000000" w:rsidP="0089035E">
      <w:pPr>
        <w:spacing w:before="60" w:after="40" w:line="340" w:lineRule="auto"/>
        <w:ind w:leftChars="100" w:left="20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 xml:space="preserve">UC-03 투기장: T2 이상 사용자가 두 멘토의 의견·반박·재반박 토론을 열람한다. «extend»로 UC-04 멘토 채팅과 연계된다. </w:t>
      </w:r>
      <w:proofErr w:type="spellStart"/>
      <w:r w:rsidRPr="00750BFC">
        <w:rPr>
          <w:rFonts w:ascii="Pretendard" w:eastAsia="Pretendard" w:hAnsi="Pretendard"/>
          <w:color w:val="1E293B"/>
          <w:sz w:val="17"/>
          <w:szCs w:val="17"/>
        </w:rPr>
      </w:r>
      <w:proofErr w:type="spellEnd"/>
      <w:r w:rsidRPr="00750BFC">
        <w:rPr>
          <w:rFonts w:ascii="Pretendard" w:eastAsia="Pretendard" w:hAnsi="Pretendard"/>
          <w:color w:val="1E293B"/>
          <w:sz w:val="17"/>
          <w:szCs w:val="17"/>
        </w:rPr>
      </w:r>
    </w:p>
    <w:p w14:paraId="0F1A17D6" w14:textId="77777777" w:rsidR="00653968" w:rsidRDefault="00000000" w:rsidP="0089035E">
      <w:pPr>
        <w:spacing w:before="60" w:after="40" w:line="340" w:lineRule="auto"/>
        <w:ind w:leftChars="100" w:left="20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 xml:space="preserve">UC-04 AI 멘토 채팅: 대화형 학습의 핵심 UC. UC-01, UC-02, UC-03, UC-09에서 «include» 또는 «extend»로 수렴된다. «include»로 </w:t>
      </w:r>
    </w:p>
    <w:p w14:paraId="0F67407F" w14:textId="76E01F34" w:rsidR="005D7EDD" w:rsidRPr="00750BFC" w:rsidRDefault="00000000" w:rsidP="005D1BBA">
      <w:pPr>
        <w:spacing w:before="60" w:after="40" w:line="340" w:lineRule="auto"/>
        <w:ind w:firstLineChars="200" w:firstLine="34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UC-10 시나리오 분기 학습을 포함한다(Helpful).</w:t>
      </w:r>
    </w:p>
    <w:p w14:paraId="41F97CB5" w14:textId="77777777" w:rsidR="005D7EDD" w:rsidRPr="00750BFC" w:rsidRDefault="00000000" w:rsidP="0089035E">
      <w:pPr>
        <w:spacing w:before="60" w:after="40" w:line="340" w:lineRule="auto"/>
        <w:ind w:leftChars="100" w:left="20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lastRenderedPageBreak/>
        <w:t>UC-05 금융 데이터 탐색: 환율·금리·지수 등 금융 지표를 탐색한다. «include» 관계로 UC-08 뉴스 상세를 반드시 포함한다.</w:t>
      </w:r>
    </w:p>
    <w:p w14:paraId="3F122086" w14:textId="77777777" w:rsidR="005D7EDD" w:rsidRPr="00750BFC" w:rsidRDefault="00000000" w:rsidP="0089035E">
      <w:pPr>
        <w:spacing w:before="60" w:after="40" w:line="340" w:lineRule="auto"/>
        <w:ind w:leftChars="100" w:left="20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UC-06 스크랩 관리: UC-08 뉴스 상세에서 «extend»로 조건부 연계된다.</w:t>
      </w:r>
    </w:p>
    <w:p w14:paraId="1B46582A" w14:textId="77777777" w:rsidR="005D7EDD" w:rsidRPr="00750BFC" w:rsidRDefault="00000000" w:rsidP="0089035E">
      <w:pPr>
        <w:spacing w:before="60" w:after="40" w:line="340" w:lineRule="auto"/>
        <w:ind w:leftChars="100" w:left="20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UC-07 티어 진행 관리: 모든 활동(UC-02~09)에서 XP 연동 «include»로 연결되며 티어 승급을 처리한다.</w:t>
      </w:r>
    </w:p>
    <w:p w14:paraId="6A708C65" w14:textId="77777777" w:rsidR="005D7EDD" w:rsidRPr="00750BFC" w:rsidRDefault="00000000" w:rsidP="0089035E">
      <w:pPr>
        <w:spacing w:before="60" w:after="40" w:line="340" w:lineRule="auto"/>
        <w:ind w:leftChars="100" w:left="20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UC-08 뉴스 상세 및 연관 콘텐츠 추천: UC-05에서 «include»로 포함되며, UC-06 스크랩으로 «extend» 연계된다.</w:t>
      </w:r>
    </w:p>
    <w:p w14:paraId="1E7AF78D" w14:textId="77777777" w:rsidR="005D7EDD" w:rsidRPr="00750BFC" w:rsidRDefault="00000000" w:rsidP="0089035E">
      <w:pPr>
        <w:spacing w:before="60" w:after="40" w:line="340" w:lineRule="auto"/>
        <w:ind w:leftChars="100" w:left="20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UC-09 대화 기록 관리 및 투자전략 변경: 채팅·리포트 기록을 복기하고 전략을 수정한다. «extend»로 UC-04 멘토 채팅과 연계된다.</w:t>
      </w:r>
    </w:p>
    <w:p w14:paraId="23B81499" w14:textId="082C16FF" w:rsidR="00571751" w:rsidRPr="00750BFC" w:rsidRDefault="00000000" w:rsidP="0089035E">
      <w:pPr>
        <w:spacing w:before="60" w:after="40" w:line="340" w:lineRule="auto"/>
        <w:ind w:leftChars="100" w:left="200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UC-10 멘토 채팅 내 시나리오 분기 학습: Helpful 등급, MVP 이후 개발. UC-04에서 «include»로 포함되며 점선 타원으로 표시한다.</w:t>
      </w:r>
    </w:p>
    <w:p w14:paraId="67FAECEC" w14:textId="77777777" w:rsidR="00571751" w:rsidRPr="00750BFC" w:rsidRDefault="00000000">
      <w:pPr>
        <w:spacing w:before="120" w:after="4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b/>
          <w:bCs/>
          <w:color w:val="1B2A4A"/>
          <w:sz w:val="18"/>
          <w:szCs w:val="18"/>
        </w:rPr>
        <w:t>외부 시스템 (External Systems)</w:t>
      </w:r>
    </w:p>
    <w:p w14:paraId="1647AE4D" w14:textId="77777777" w:rsidR="005D1BBA" w:rsidRDefault="00000000" w:rsidP="005D1BBA">
      <w:pPr>
        <w:spacing w:before="60" w:after="40" w:line="340" w:lineRule="auto"/>
        <w:ind w:firstLineChars="100" w:firstLine="17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OpenAI API: UC-03 투기장, UC-04 AI 멘토 채팅에 GPT-4o 기반 응답 생성을 제공한다.</w:t>
      </w:r>
    </w:p>
    <w:p w14:paraId="29DC8410" w14:textId="77777777" w:rsidR="005D1BBA" w:rsidRDefault="00000000" w:rsidP="005D1BBA">
      <w:pPr>
        <w:spacing w:before="60" w:after="40" w:line="340" w:lineRule="auto"/>
        <w:ind w:firstLineChars="100" w:firstLine="17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ECOS/</w:t>
      </w:r>
      <w:proofErr w:type="spellStart"/>
      <w:r w:rsidRPr="00750BFC">
        <w:rPr>
          <w:rFonts w:ascii="Pretendard" w:eastAsia="Pretendard" w:hAnsi="Pretendard"/>
          <w:color w:val="1E293B"/>
          <w:sz w:val="17"/>
          <w:szCs w:val="17"/>
        </w:rPr>
        <w:t>yFinance</w:t>
      </w:r>
      <w:proofErr w:type="spellEnd"/>
      <w:r w:rsidRPr="00750BFC">
        <w:rPr>
          <w:rFonts w:ascii="Pretendard" w:eastAsia="Pretendard" w:hAnsi="Pretendard"/>
          <w:color w:val="1E293B"/>
          <w:sz w:val="17"/>
          <w:szCs w:val="17"/>
        </w:rPr>
        <w:t>: UC-05 금융 데이터 탐색에</w:t>
      </w:r>
      <w:r w:rsidR="005D1BBA">
        <w:rPr>
          <w:rFonts w:ascii="Pretendard" w:eastAsia="Pretendard" w:hAnsi="Pretendard" w:hint="eastAsia"/>
          <w:color w:val="1E293B"/>
          <w:sz w:val="17"/>
          <w:szCs w:val="17"/>
        </w:rPr>
        <w:t xml:space="preserve"> </w:t>
      </w:r>
      <w:r w:rsidRPr="00750BFC">
        <w:rPr>
          <w:rFonts w:ascii="Pretendard" w:eastAsia="Pretendard" w:hAnsi="Pretendard"/>
          <w:color w:val="1E293B"/>
          <w:sz w:val="17"/>
          <w:szCs w:val="17"/>
        </w:rPr>
        <w:t>금리·환율·주가지수 데이터를 공급한다.</w:t>
      </w:r>
    </w:p>
    <w:p w14:paraId="2EFA2727" w14:textId="77777777" w:rsidR="005D1BBA" w:rsidRDefault="00000000" w:rsidP="005D1BBA">
      <w:pPr>
        <w:spacing w:before="60" w:after="40" w:line="340" w:lineRule="auto"/>
        <w:ind w:firstLineChars="100" w:firstLine="17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Naver News API: UC-05, UC-08에 뉴스 데이터를 공급한다.</w:t>
      </w:r>
    </w:p>
    <w:p w14:paraId="2060148B" w14:textId="5AEC1BFA" w:rsidR="00571751" w:rsidRPr="005D1BBA" w:rsidRDefault="00000000" w:rsidP="005D1BBA">
      <w:pPr>
        <w:spacing w:before="60" w:after="40" w:line="340" w:lineRule="auto"/>
        <w:ind w:firstLineChars="100" w:firstLine="17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FCM(Firebase Cloud Messaging): UC-02 AI 리포트 열람에 일일 리포트 푸시 알림을 발송한다.</w:t>
      </w:r>
    </w:p>
    <w:p w14:paraId="2100E72C" w14:textId="77777777" w:rsidR="00571751" w:rsidRPr="00750BFC" w:rsidRDefault="00000000">
      <w:pPr>
        <w:spacing w:before="120" w:after="4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b/>
          <w:bCs/>
          <w:color w:val="1B2A4A"/>
          <w:sz w:val="18"/>
          <w:szCs w:val="18"/>
        </w:rPr>
        <w:t>주요 관계 요약</w:t>
      </w:r>
    </w:p>
    <w:p w14:paraId="29B1F0A5" w14:textId="77777777" w:rsidR="005D7EDD" w:rsidRPr="00750BFC" w:rsidRDefault="00000000" w:rsidP="0089035E">
      <w:pPr>
        <w:spacing w:before="60" w:after="40" w:line="340" w:lineRule="auto"/>
        <w:ind w:leftChars="100" w:left="20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«include»: UC-01→UC-04, UC-05→UC-08, UC-04→UC-10(Helpful), UC-*→UC-07(XP 연동)</w:t>
      </w:r>
    </w:p>
    <w:p w14:paraId="6C0E218B" w14:textId="77777777" w:rsidR="005D7EDD" w:rsidRPr="00750BFC" w:rsidRDefault="00000000" w:rsidP="0089035E">
      <w:pPr>
        <w:spacing w:before="60" w:after="40" w:line="340" w:lineRule="auto"/>
        <w:ind w:leftChars="100" w:left="200"/>
        <w:jc w:val="both"/>
        <w:rPr>
          <w:rFonts w:ascii="Pretendard" w:eastAsia="Pretendard" w:hAnsi="Pretendard"/>
          <w:color w:val="1E293B"/>
          <w:sz w:val="17"/>
          <w:szCs w:val="17"/>
        </w:rPr>
      </w:pPr>
      <w:proofErr w:type="gramStart"/>
      <w:r w:rsidRPr="00750BFC">
        <w:rPr>
          <w:rFonts w:ascii="Pretendard" w:eastAsia="Pretendard" w:hAnsi="Pretendard"/>
          <w:color w:val="1E293B"/>
          <w:sz w:val="17"/>
          <w:szCs w:val="17"/>
        </w:rPr>
        <w:t>«extend»:</w:t>
      </w:r>
      <w:proofErr w:type="gramEnd"/>
      <w:r w:rsidRPr="00750BFC">
        <w:rPr>
          <w:rFonts w:ascii="Pretendard" w:eastAsia="Pretendard" w:hAnsi="Pretendard"/>
          <w:color w:val="1E293B"/>
          <w:sz w:val="17"/>
          <w:szCs w:val="17"/>
        </w:rPr>
        <w:t xml:space="preserve"> UC-02→UC-03, UC-02→UC-04, UC-03→UC-04, UC-08→UC-06, UC-09→UC-04</w:t>
      </w:r>
    </w:p>
    <w:p w14:paraId="3AB1522F" w14:textId="19A50DC6" w:rsidR="00571751" w:rsidRPr="00750BFC" w:rsidRDefault="00000000" w:rsidP="0089035E">
      <w:pPr>
        <w:spacing w:before="60" w:after="40" w:line="340" w:lineRule="auto"/>
        <w:ind w:leftChars="100" w:left="200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generalization(상속): 신규 사용자 → 기존 사용자 (온보딩 후 동일 권한 획득)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7375"/>
      </w:tblGrid>
      <w:tr w:rsidR="00FA3559" w:rsidRPr="00750BFC" w14:paraId="1DBD66EE" w14:textId="77777777" w:rsidTr="005D1BBA">
        <w:tc>
          <w:tcPr>
            <w:tcW w:w="2263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AEB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Use Case ID</w:t>
            </w:r>
          </w:p>
        </w:tc>
        <w:tc>
          <w:tcPr>
            <w:tcW w:w="7375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791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UC-01</w:t>
            </w:r>
          </w:p>
        </w:tc>
      </w:tr>
      <w:tr w:rsidR="00FA3559" w:rsidRPr="00750BFC" w14:paraId="1AACF2EC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859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Use Case 명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BBA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맞춤 투자 성향 분석</w:t>
            </w:r>
          </w:p>
        </w:tc>
      </w:tr>
      <w:tr w:rsidR="00571751" w:rsidRPr="00750BFC" w14:paraId="4681EE3C" w14:textId="77777777" w:rsidTr="005D1BBA"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FCB5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</w:rPr>
              <w:t>우선순위</w:t>
            </w:r>
          </w:p>
        </w:tc>
        <w:tc>
          <w:tcPr>
            <w:tcW w:w="7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95B4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C62828"/>
                <w:sz w:val="17"/>
              </w:rPr>
              <w:t>Showstopper — Sprint S#01</w:t>
            </w:r>
          </w:p>
        </w:tc>
      </w:tr>
      <w:tr w:rsidR="00FA3559" w:rsidRPr="00750BFC" w14:paraId="464D0888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577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액터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C6F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2030 초보 투자자 (신규 사용자)</w:t>
            </w:r>
          </w:p>
        </w:tc>
      </w:tr>
      <w:tr w:rsidR="00FA3559" w:rsidRPr="00750BFC" w14:paraId="3458B3CE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2DD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목표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B74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나에게 맞는 AI 투자 멘토를 배정받고 개인화된 서비스를 시작한다</w:t>
            </w:r>
          </w:p>
        </w:tc>
      </w:tr>
      <w:tr w:rsidR="00FA3559" w:rsidRPr="00750BFC" w14:paraId="3896AB2B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AD8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사전 조건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80D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사용자가 멘토스 앱을 최초로 실행함</w:t>
            </w:r>
          </w:p>
        </w:tc>
      </w:tr>
      <w:tr w:rsidR="00FA3559" w:rsidRPr="00750BFC" w14:paraId="4F7934CE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50E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트리거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CEA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투자를 공부하고 싶은데 뭐부터 해야 할지 막막하다</w:t>
            </w:r>
          </w:p>
        </w:tc>
      </w:tr>
      <w:tr w:rsidR="00FA3559" w:rsidRPr="00750BFC" w14:paraId="32470D4D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AAC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기본 흐름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790B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1. 앱 최초 실행 → 2. 온보딩 첫 화면 표시 (회원가입은 멘토 배정 직전으로 미룸) → 3. 연령대 선택 →</w:t>
            </w:r>
          </w:p>
          <w:p w14:paraId="615723B1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4. 투자 경험 선택 → 5. 보유 종목 입력 및 티어 테스트 → 6. 투자 규모·목적·위험감수도 선택 → 7. 관심 주제 설정 → 8. AI 성향 분석 수행 → 9. 멘토 추천 결과 표시 (멘토 철학·원칙 먼저 공개) → 10. 회원가입 →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</w:p>
          <w:p w14:paraId="2702D235" w14:textId="2FFB9385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11. 멘토 선택 → 12. T1 배정 후 메인 홈 진입</w:t>
            </w:r>
          </w:p>
        </w:tc>
      </w:tr>
      <w:tr w:rsidR="00FA3559" w:rsidRPr="00750BFC" w14:paraId="05D2D00F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18D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대안 흐름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D01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5a. 투자 경험 없음 선택 시 보유 종목 단계 스킵 / 9a. "다른 멘토 보기" 선택 시 전체 멘토 목록 표시</w:t>
            </w:r>
          </w:p>
        </w:tc>
      </w:tr>
      <w:tr w:rsidR="00FA3559" w:rsidRPr="00750BFC" w14:paraId="6E3DD7BA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90C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사후 조건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57D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프로필·멘토 매칭 DB 저장 / T1 배정 / 메인 홈 진입</w:t>
            </w:r>
          </w:p>
        </w:tc>
      </w:tr>
      <w:tr w:rsidR="00FA3559" w:rsidRPr="00750BFC" w14:paraId="6B2E6FFA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E7B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예외 조건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308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E1. 네트워크 오류: 재시도 안내 / E2. AI 분석 실패: 기본 멘토 추천</w:t>
            </w:r>
          </w:p>
        </w:tc>
      </w:tr>
      <w:tr w:rsidR="00FA3559" w:rsidRPr="00750BFC" w14:paraId="4C03DB63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A7D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관련 FR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54E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FR-01</w:t>
            </w:r>
          </w:p>
        </w:tc>
      </w:tr>
    </w:tbl>
    <w:p w14:paraId="4B044B04" w14:textId="77777777" w:rsidR="003034BD" w:rsidRPr="00750BFC" w:rsidRDefault="003034BD">
      <w:pPr>
        <w:rPr>
          <w:rFonts w:ascii="Pretendard" w:eastAsia="Pretendard" w:hAnsi="Pretendard"/>
        </w:rPr>
      </w:pPr>
    </w:p>
    <w:p w14:paraId="7EBEC16D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>UC-02 — AI 리포트 열람 및 후속 질문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7375"/>
      </w:tblGrid>
      <w:tr w:rsidR="00FA3559" w:rsidRPr="00750BFC" w14:paraId="5D399819" w14:textId="77777777" w:rsidTr="005D1BBA">
        <w:tc>
          <w:tcPr>
            <w:tcW w:w="2263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5EC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Use Case ID</w:t>
            </w:r>
          </w:p>
        </w:tc>
        <w:tc>
          <w:tcPr>
            <w:tcW w:w="7375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76A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UC-02</w:t>
            </w:r>
          </w:p>
        </w:tc>
      </w:tr>
      <w:tr w:rsidR="00FA3559" w:rsidRPr="00750BFC" w14:paraId="03F250FA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DB5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Use Case 명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4D6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리포트 열람 및 후속 질문</w:t>
            </w:r>
          </w:p>
        </w:tc>
      </w:tr>
      <w:tr w:rsidR="00571751" w:rsidRPr="00750BFC" w14:paraId="2615037D" w14:textId="77777777" w:rsidTr="005D1BBA"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3C66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</w:rPr>
              <w:t>우선순위</w:t>
            </w:r>
          </w:p>
        </w:tc>
        <w:tc>
          <w:tcPr>
            <w:tcW w:w="7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C3AA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C62828"/>
                <w:sz w:val="17"/>
              </w:rPr>
              <w:t>Showstopper — Sprint S#01</w:t>
            </w:r>
          </w:p>
        </w:tc>
      </w:tr>
      <w:tr w:rsidR="00FA3559" w:rsidRPr="00750BFC" w14:paraId="6ACF0B2D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9BC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액터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816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기존 사용자</w:t>
            </w:r>
          </w:p>
        </w:tc>
      </w:tr>
      <w:tr w:rsidR="00FA3559" w:rsidRPr="00750BFC" w14:paraId="7E4FECD6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AC3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목표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99C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오늘의 시장 흐름을 내 수준에 맞게 이해하고 스스로 질문을 이어간다</w:t>
            </w:r>
          </w:p>
        </w:tc>
      </w:tr>
      <w:tr w:rsidR="00FA3559" w:rsidRPr="00750BFC" w14:paraId="494D7D06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B88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사전 조건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73A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로그인 상태 / 멘토 배정 완료 / 오늘의 리포트 생성 완료</w:t>
            </w:r>
          </w:p>
        </w:tc>
      </w:tr>
      <w:tr w:rsidR="00FA3559" w:rsidRPr="00750BFC" w14:paraId="49AF6E2C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213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sz w:val="17"/>
                <w:szCs w:val="17"/>
              </w:rPr>
              <w:t>트리거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83EF" w14:textId="77777777" w:rsidR="003034BD" w:rsidRPr="00750BFC" w:rsidRDefault="00913DF1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오늘 시장상황에서 내가 학습하는 전략에 맞는 정보는 어떤 것인지 궁금하다</w:t>
            </w:r>
          </w:p>
        </w:tc>
      </w:tr>
      <w:tr w:rsidR="00FA3559" w:rsidRPr="00750BFC" w14:paraId="5E5CD641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5BA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기본 흐름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AE40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1. 앱 접속 → 2. 학습 컨텍스트 기반 일일 리포트 수신 → 3. 사용자 티어 맞춤 학습 콘텐츠 제시→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</w:r>
            <w:r w:rsidR="00AE0C3F" w:rsidRPr="00750BFC">
              <w:rPr>
                <w:rFonts w:ascii="Pretendard" w:eastAsia="Pretendard" w:hAnsi="Pretendard" w:hint="eastAsia"/>
                <w:sz w:val="17"/>
                <w:szCs w:val="17"/>
              </w:rPr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</w:r>
          </w:p>
          <w:p w14:paraId="03CD8F01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4.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 xml:space="preserve"> 사용자의 </w:t>
            </w:r>
            <w:r w:rsidR="00AE0C3F" w:rsidRPr="00750BFC">
              <w:rPr>
                <w:rFonts w:ascii="Pretendard" w:eastAsia="Pretendard" w:hAnsi="Pretendard" w:hint="eastAsia"/>
                <w:sz w:val="17"/>
                <w:szCs w:val="17"/>
              </w:rPr>
              <w:t>콘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 xml:space="preserve">텐츠에 대한 반응 5. 반응에 대한 멘토의 피드백 및 관련 정보 제공 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→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 xml:space="preserve"> 6. 피드백과 관련</w:t>
            </w:r>
          </w:p>
          <w:p w14:paraId="43243046" w14:textId="1DC759D2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정보에 따라 추가 학습 또는 투기장 주제 유도</w:t>
            </w:r>
          </w:p>
        </w:tc>
      </w:tr>
      <w:tr w:rsidR="00FA3559" w:rsidRPr="00750BFC" w14:paraId="3728B080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59E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대안 흐름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AD2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5a. 사용자가 직접 질문 입력 시 RAG 파이프라인 처리 / *a. 학습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 xml:space="preserve">하고 있는 투자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전략 변경 시 다음 리포트에 즉시 반영</w:t>
            </w:r>
          </w:p>
        </w:tc>
      </w:tr>
      <w:tr w:rsidR="00FA3559" w:rsidRPr="00750BFC" w14:paraId="6FD9ACDF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02D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사후 조건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612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질문 기록 Chat DB 저장 / 다음 리포트 개인화 반영 / 이해도 게이지 갱신</w:t>
            </w:r>
          </w:p>
        </w:tc>
      </w:tr>
      <w:tr w:rsidR="00FA3559" w:rsidRPr="00750BFC" w14:paraId="3C2B5873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E9B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예외 조건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D66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E1. 리포트 생성 실패: 이전 리포트 제공 / E2. AI 응답 지연: 로딩 후 재시도</w:t>
            </w:r>
          </w:p>
        </w:tc>
      </w:tr>
      <w:tr w:rsidR="00FA3559" w:rsidRPr="00750BFC" w14:paraId="6DA406D5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0E5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관련 FR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F6C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FR-03</w:t>
            </w:r>
          </w:p>
        </w:tc>
      </w:tr>
    </w:tbl>
    <w:p w14:paraId="48A711B7" w14:textId="77777777" w:rsidR="003034BD" w:rsidRPr="00750BFC" w:rsidRDefault="003034BD">
      <w:pPr>
        <w:rPr>
          <w:rFonts w:ascii="Pretendard" w:eastAsia="Pretendard" w:hAnsi="Pretendard"/>
        </w:rPr>
      </w:pPr>
    </w:p>
    <w:p w14:paraId="4C5F6888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UC-03 — 투기장 (멘토 간 토론)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FA3559" w:rsidRPr="00750BFC" w14:paraId="6FCB6F01" w14:textId="77777777" w:rsidTr="005D1BBA">
        <w:tc>
          <w:tcPr>
            <w:tcW w:w="2268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F51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Use Case ID</w:t>
            </w:r>
          </w:p>
        </w:tc>
        <w:tc>
          <w:tcPr>
            <w:tcW w:w="737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120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UC-03</w:t>
            </w:r>
          </w:p>
        </w:tc>
      </w:tr>
      <w:tr w:rsidR="00FA3559" w:rsidRPr="00750BFC" w14:paraId="733C912F" w14:textId="77777777" w:rsidTr="005D1BBA">
        <w:tc>
          <w:tcPr>
            <w:tcW w:w="22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648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Use Case 명</w:t>
            </w:r>
          </w:p>
        </w:tc>
        <w:tc>
          <w:tcPr>
            <w:tcW w:w="737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C5D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투기장 (멘토 간 토론)</w:t>
            </w:r>
          </w:p>
        </w:tc>
      </w:tr>
      <w:tr w:rsidR="00571751" w:rsidRPr="00750BFC" w14:paraId="0D7C1A38" w14:textId="77777777" w:rsidTr="005D1BBA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AE3C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</w:rPr>
              <w:t>우선순위</w:t>
            </w:r>
          </w:p>
        </w:tc>
        <w:tc>
          <w:tcPr>
            <w:tcW w:w="7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1EDE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55724"/>
                <w:sz w:val="17"/>
              </w:rPr>
              <w:t>Required — Sprint S#05~06</w:t>
            </w:r>
          </w:p>
        </w:tc>
      </w:tr>
      <w:tr w:rsidR="00FA3559" w:rsidRPr="00750BFC" w14:paraId="4894D4EB" w14:textId="77777777" w:rsidTr="005D1BBA"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9B9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액터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505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기존 사용자 (T2 이상)</w:t>
            </w:r>
          </w:p>
        </w:tc>
      </w:tr>
      <w:tr w:rsidR="00FA3559" w:rsidRPr="00750BFC" w14:paraId="22540573" w14:textId="77777777" w:rsidTr="005D1BBA">
        <w:tc>
          <w:tcPr>
            <w:tcW w:w="22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1CA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목표</w:t>
            </w:r>
          </w:p>
        </w:tc>
        <w:tc>
          <w:tcPr>
            <w:tcW w:w="737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1D7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하나의 투자 이슈에 대해 서로 다른 관점을 비교하고 나만의 판단 기준을 세운다</w:t>
            </w:r>
          </w:p>
        </w:tc>
      </w:tr>
      <w:tr w:rsidR="00FA3559" w:rsidRPr="00750BFC" w14:paraId="64881FBC" w14:textId="77777777" w:rsidTr="005D1BBA"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D9B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사전 조건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A35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티어 T2 이상 / 최소 2명 멘토 활성화</w:t>
            </w:r>
          </w:p>
        </w:tc>
      </w:tr>
      <w:tr w:rsidR="00FA3559" w:rsidRPr="00750BFC" w14:paraId="7209895E" w14:textId="77777777" w:rsidTr="005D1BBA">
        <w:tc>
          <w:tcPr>
            <w:tcW w:w="22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49C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트리거</w:t>
            </w:r>
          </w:p>
        </w:tc>
        <w:tc>
          <w:tcPr>
            <w:tcW w:w="737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743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투자 판단이 안 서고, 무슨 기준으로 봐야 할지 모르겠다</w:t>
            </w:r>
          </w:p>
        </w:tc>
      </w:tr>
      <w:tr w:rsidR="00FA3559" w:rsidRPr="00750BFC" w14:paraId="42B89883" w14:textId="77777777" w:rsidTr="005D1BBA"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D31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기본 흐름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B106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1. 투기장 탭 진입 → 2. 대결 멘토 2명 선택 → 3. 토론 주제 입력 또는 추천 주제 선택 → 4. "</w:t>
            </w:r>
            <w:proofErr w:type="spell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투기장</w:t>
            </w:r>
            <w:proofErr w:type="spellEnd"/>
          </w:p>
          <w:p w14:paraId="429AABAB" w14:textId="10DFC9C1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입장하기" → 5. 멘토A 의견 생성·표시 → 6. 멘토B 반박 생성·표시 → 7. 멘토A 재반박 생성·표시 → 8. 토론 요약 제공 → 9. 판단 유도 메시지 → 10. </w:t>
            </w:r>
          </w:p>
        </w:tc>
      </w:tr>
      <w:tr w:rsidR="00FA3559" w:rsidRPr="00750BFC" w14:paraId="62408730" w14:textId="77777777" w:rsidTr="005D1BBA">
        <w:tc>
          <w:tcPr>
            <w:tcW w:w="22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A7D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대안 흐름</w:t>
            </w:r>
          </w:p>
        </w:tc>
        <w:tc>
          <w:tcPr>
            <w:tcW w:w="737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C8A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3a. 추천 주제 선택 / 10a. 토론 내역 스크랩 / 10b. 멘토에게 추가 </w:t>
            </w:r>
            <w:proofErr w:type="gram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질문(</w:t>
            </w:r>
            <w:proofErr w:type="gramEnd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UC-04 연계)</w:t>
            </w:r>
          </w:p>
        </w:tc>
      </w:tr>
      <w:tr w:rsidR="00FA3559" w:rsidRPr="00750BFC" w14:paraId="49735758" w14:textId="77777777" w:rsidTr="005D1BBA"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1D5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lastRenderedPageBreak/>
              <w:t>사후 조건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A74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토론 내역 Chat DB 저장 / 스크랩 가능 / 이해도 게이지 갱신</w:t>
            </w:r>
          </w:p>
        </w:tc>
      </w:tr>
      <w:tr w:rsidR="00FA3559" w:rsidRPr="00750BFC" w14:paraId="0544B3D6" w14:textId="77777777" w:rsidTr="005D1BBA">
        <w:tc>
          <w:tcPr>
            <w:tcW w:w="22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961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예외 조건</w:t>
            </w:r>
          </w:p>
        </w:tc>
        <w:tc>
          <w:tcPr>
            <w:tcW w:w="737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043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E1. AI 응답 실패: 재시도 / E2. 멘토 1명만 활성화: 추가 멘토 해제 안내</w:t>
            </w:r>
          </w:p>
        </w:tc>
      </w:tr>
      <w:tr w:rsidR="00FA3559" w:rsidRPr="00750BFC" w14:paraId="750552FA" w14:textId="77777777" w:rsidTr="005D1BBA"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C3E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관련 FR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406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FR-04</w:t>
            </w:r>
          </w:p>
        </w:tc>
      </w:tr>
    </w:tbl>
    <w:p w14:paraId="684D322F" w14:textId="77777777" w:rsidR="003034BD" w:rsidRPr="00750BFC" w:rsidRDefault="003034BD">
      <w:pPr>
        <w:rPr>
          <w:rFonts w:ascii="Pretendard" w:eastAsia="Pretendard" w:hAnsi="Pretendard"/>
        </w:rPr>
      </w:pPr>
    </w:p>
    <w:p w14:paraId="748B2E88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UC-04 — AI 멘토 채팅 (대화형 학습)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7375"/>
      </w:tblGrid>
      <w:tr w:rsidR="00FA3559" w:rsidRPr="00750BFC" w14:paraId="73358BBC" w14:textId="77777777" w:rsidTr="005D1BBA">
        <w:tc>
          <w:tcPr>
            <w:tcW w:w="2263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021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Use Case ID</w:t>
            </w:r>
          </w:p>
        </w:tc>
        <w:tc>
          <w:tcPr>
            <w:tcW w:w="7375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927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UC-04</w:t>
            </w:r>
          </w:p>
        </w:tc>
      </w:tr>
      <w:tr w:rsidR="00FA3559" w:rsidRPr="00750BFC" w14:paraId="01DC11EF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A79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Use Case 명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A5F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멘토 채팅 (대화형 학습)</w:t>
            </w:r>
          </w:p>
        </w:tc>
      </w:tr>
      <w:tr w:rsidR="00571751" w:rsidRPr="00750BFC" w14:paraId="482E11D1" w14:textId="77777777" w:rsidTr="005D1BBA"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B472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</w:rPr>
              <w:t>우선순위</w:t>
            </w:r>
          </w:p>
        </w:tc>
        <w:tc>
          <w:tcPr>
            <w:tcW w:w="7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6337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C62828"/>
                <w:sz w:val="17"/>
              </w:rPr>
              <w:t>Showstopper — Sprint S#03</w:t>
            </w:r>
          </w:p>
        </w:tc>
      </w:tr>
      <w:tr w:rsidR="00FA3559" w:rsidRPr="00750BFC" w14:paraId="4DAA1DD0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5AC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액터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C56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기존 사용자</w:t>
            </w:r>
          </w:p>
        </w:tc>
      </w:tr>
      <w:tr w:rsidR="00FA3559" w:rsidRPr="00750BFC" w14:paraId="6AB520EE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8CE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목표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59A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투자 관련 궁금한 점을 AI 멘토에게 질문하고 내 수준에 맞는 답변을 받아 이해한다</w:t>
            </w:r>
          </w:p>
        </w:tc>
      </w:tr>
      <w:tr w:rsidR="00FA3559" w:rsidRPr="00750BFC" w14:paraId="6246343B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378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사전 조건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2E6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배정 상태 / 사용자 로그인 상태</w:t>
            </w:r>
          </w:p>
        </w:tc>
      </w:tr>
      <w:tr w:rsidR="00FA3559" w:rsidRPr="00750BFC" w14:paraId="081E4740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9D3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트리거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226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궁금한 투자 개념 또는 시장 상황에 대해 즉시 질문하고 싶다</w:t>
            </w:r>
          </w:p>
        </w:tc>
      </w:tr>
      <w:tr w:rsidR="00FA3559" w:rsidRPr="00750BFC" w14:paraId="31EDACC9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0B8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기본 흐름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9B11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1. 채팅 탭 진입 → 2. 질문 입력 → 3. 티어 맞춤 답변 필터링 → 4. 답변·출처 표시 → 5. 후속 질문 제안</w:t>
            </w:r>
            <w:r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  <w:r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  <w:r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</w:p>
          <w:p w14:paraId="72E763D4" w14:textId="63F059B0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→ 6. 투기장 연계 유도 → 7. 이해도 게이지 갱신 → 8. 대화 기록 저장</w:t>
            </w:r>
            <w:r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  <w:r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  <w:r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</w:r>
          </w:p>
        </w:tc>
      </w:tr>
      <w:tr w:rsidR="00FA3559" w:rsidRPr="00750BFC" w14:paraId="13E388D1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5CB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대안 흐름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573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컨텍스트 없는 질문: "확인된 정보가 없습니다" 반환</w:t>
            </w:r>
          </w:p>
        </w:tc>
      </w:tr>
      <w:tr w:rsidR="00FA3559" w:rsidRPr="00750BFC" w14:paraId="5BC38CCD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829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사후 조건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557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대화 기록 Chat DB 저장 / 이해도 게이지 갱신</w:t>
            </w:r>
          </w:p>
        </w:tc>
      </w:tr>
      <w:tr w:rsidR="00FA3559" w:rsidRPr="00750BFC" w14:paraId="2CDAD809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7FF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예외 조건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263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E1. AI 응답 실패: 재시도 / E2. 철학 이탈 유도 질문: 페르소나 범위 내 응답</w:t>
            </w:r>
          </w:p>
        </w:tc>
      </w:tr>
      <w:tr w:rsidR="00FA3559" w:rsidRPr="00750BFC" w14:paraId="1F3C2365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92C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관련 FR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ECD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FR-02</w:t>
            </w:r>
          </w:p>
        </w:tc>
      </w:tr>
    </w:tbl>
    <w:p w14:paraId="6126A13F" w14:textId="77777777" w:rsidR="003034BD" w:rsidRPr="00750BFC" w:rsidRDefault="003034BD">
      <w:pPr>
        <w:rPr>
          <w:rFonts w:ascii="Pretendard" w:eastAsia="Pretendard" w:hAnsi="Pretendard"/>
        </w:rPr>
      </w:pPr>
    </w:p>
    <w:p w14:paraId="2204D9A3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 xml:space="preserve">UC-05 — </w:t>
      </w:r>
      <w:r w:rsidRPr="00750BFC">
        <w:rPr>
          <w:rFonts w:ascii="Pretendard" w:eastAsia="Pretendard" w:hAnsi="Pretendard"/>
          <w:color w:val="auto"/>
        </w:rPr>
        <w:t>금융 데이터 탐색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7375"/>
      </w:tblGrid>
      <w:tr w:rsidR="00FA3559" w:rsidRPr="00750BFC" w14:paraId="26DB52B2" w14:textId="77777777" w:rsidTr="005D1BBA">
        <w:tc>
          <w:tcPr>
            <w:tcW w:w="2263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FD5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Use Case ID</w:t>
            </w:r>
          </w:p>
        </w:tc>
        <w:tc>
          <w:tcPr>
            <w:tcW w:w="7375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8BC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UC-05</w:t>
            </w:r>
          </w:p>
        </w:tc>
      </w:tr>
      <w:tr w:rsidR="00FA3559" w:rsidRPr="00750BFC" w14:paraId="44930E53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44B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Use Case 명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EAD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 데이터 탐색</w:t>
            </w:r>
          </w:p>
        </w:tc>
      </w:tr>
      <w:tr w:rsidR="00571751" w:rsidRPr="00750BFC" w14:paraId="65BC301E" w14:textId="77777777" w:rsidTr="005D1BBA"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6649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</w:rPr>
              <w:t>우선순위</w:t>
            </w:r>
          </w:p>
        </w:tc>
        <w:tc>
          <w:tcPr>
            <w:tcW w:w="7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DA16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C62828"/>
                <w:sz w:val="17"/>
              </w:rPr>
              <w:t>Showstopper — Sprint S#02</w:t>
            </w:r>
          </w:p>
        </w:tc>
      </w:tr>
      <w:tr w:rsidR="00FA3559" w:rsidRPr="00750BFC" w14:paraId="040A4F5F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DC9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액터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8A1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기존 사용자</w:t>
            </w:r>
          </w:p>
        </w:tc>
      </w:tr>
      <w:tr w:rsidR="00FA3559" w:rsidRPr="00750BFC" w14:paraId="32942A63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B4E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목표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96A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학습 중인 멘토의 투자전략 관점에서 시장 흐름을 파악하고 관련 뉴스를 멘토 채팅으로 연결한다</w:t>
            </w:r>
          </w:p>
        </w:tc>
      </w:tr>
      <w:tr w:rsidR="00FA3559" w:rsidRPr="00750BFC" w14:paraId="002A1C05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F30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사전 조건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3B6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로그인 상태</w:t>
            </w:r>
          </w:p>
        </w:tc>
      </w:tr>
      <w:tr w:rsidR="00FA3559" w:rsidRPr="00750BFC" w14:paraId="36F85FE7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A7A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트리거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C37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내가 학습 중인 전략 기준으로 현재 시장 상황이 어떻게 해석되는지 궁금하다</w:t>
            </w:r>
          </w:p>
        </w:tc>
      </w:tr>
      <w:tr w:rsidR="00FA3559" w:rsidRPr="00750BFC" w14:paraId="1E4AEDF8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EDF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기본 흐름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8C22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1. 탐색 탭 진입 → 2. 사용자의 학습 멘토 전략 기준으로 필터링된 환율·금리·주가지수 표시 → 3. 멘토 전략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lastRenderedPageBreak/>
              <w:t>관점의 AI 한 줄 요약 표시 → 4. 같은 전략 관점에서 해석된 관련 뉴스 자동 연결 → 5. 카드별 '내 멘토에게</w:t>
            </w:r>
          </w:p>
          <w:p w14:paraId="6D4C2C43" w14:textId="779CF6A8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물어보기' CTA 클릭 시 멘토 채팅(FR-02) 연계 → 6. </w:t>
            </w:r>
          </w:p>
        </w:tc>
      </w:tr>
      <w:tr w:rsidR="00FA3559" w:rsidRPr="00750BFC" w14:paraId="27D19BB3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FEA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lastRenderedPageBreak/>
              <w:t>대안 흐름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82B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사용자가 학습 중인 멘토를 변경하면 탐색 탭의 필터링 기준도 즉시 전환</w:t>
            </w:r>
          </w:p>
        </w:tc>
      </w:tr>
      <w:tr w:rsidR="00FA3559" w:rsidRPr="00750BFC" w14:paraId="567EAC10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F25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사후 조건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35C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이해도 게이지 갱신 처리</w:t>
            </w:r>
          </w:p>
        </w:tc>
      </w:tr>
      <w:tr w:rsidR="00FA3559" w:rsidRPr="00750BFC" w14:paraId="520D70B5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CD3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예외 조건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801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E1. API 오류: 캐시 데이터로 대체, 오류 메시지 표시</w:t>
            </w:r>
          </w:p>
        </w:tc>
      </w:tr>
      <w:tr w:rsidR="00FA3559" w:rsidRPr="00750BFC" w14:paraId="7EC194C7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A9E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관련 FR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7D5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FR-05</w:t>
            </w:r>
          </w:p>
        </w:tc>
      </w:tr>
    </w:tbl>
    <w:p w14:paraId="63758C61" w14:textId="77777777" w:rsidR="003034BD" w:rsidRPr="00750BFC" w:rsidRDefault="003034BD">
      <w:pPr>
        <w:rPr>
          <w:rFonts w:ascii="Pretendard" w:eastAsia="Pretendard" w:hAnsi="Pretendard"/>
        </w:rPr>
      </w:pPr>
    </w:p>
    <w:p w14:paraId="2F974945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 xml:space="preserve">UC-06 — </w:t>
      </w:r>
      <w:r w:rsidRPr="00750BFC">
        <w:rPr>
          <w:rFonts w:ascii="Pretendard" w:eastAsia="Pretendard" w:hAnsi="Pretendard"/>
          <w:color w:val="auto"/>
        </w:rPr>
        <w:t>스크랩 관리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7366"/>
      </w:tblGrid>
      <w:tr w:rsidR="00FA3559" w:rsidRPr="00750BFC" w14:paraId="1B6FB292" w14:textId="77777777" w:rsidTr="005D1BBA">
        <w:tc>
          <w:tcPr>
            <w:tcW w:w="2272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A25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Use Case ID</w:t>
            </w:r>
          </w:p>
        </w:tc>
        <w:tc>
          <w:tcPr>
            <w:tcW w:w="7366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18B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UC-06</w:t>
            </w:r>
          </w:p>
        </w:tc>
      </w:tr>
      <w:tr w:rsidR="00FA3559" w:rsidRPr="00750BFC" w14:paraId="4D428634" w14:textId="77777777" w:rsidTr="005D1BBA">
        <w:tc>
          <w:tcPr>
            <w:tcW w:w="227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443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Use Case 명</w:t>
            </w:r>
          </w:p>
        </w:tc>
        <w:tc>
          <w:tcPr>
            <w:tcW w:w="736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95C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스크랩 관리</w:t>
            </w:r>
          </w:p>
        </w:tc>
      </w:tr>
      <w:tr w:rsidR="00571751" w:rsidRPr="00750BFC" w14:paraId="3E0CA219" w14:textId="77777777" w:rsidTr="005D1BBA"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6398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</w:rPr>
              <w:t>우선순위</w:t>
            </w:r>
          </w:p>
        </w:tc>
        <w:tc>
          <w:tcPr>
            <w:tcW w:w="7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6482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85FA5"/>
                <w:sz w:val="17"/>
              </w:rPr>
              <w:t>Useful — Sprint S#08</w:t>
            </w:r>
          </w:p>
        </w:tc>
      </w:tr>
      <w:tr w:rsidR="00FA3559" w:rsidRPr="00750BFC" w14:paraId="62CBAE13" w14:textId="77777777" w:rsidTr="005D1BBA">
        <w:tc>
          <w:tcPr>
            <w:tcW w:w="22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6EE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액터</w:t>
            </w:r>
          </w:p>
        </w:tc>
        <w:tc>
          <w:tcPr>
            <w:tcW w:w="73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606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기존 사용자</w:t>
            </w:r>
          </w:p>
        </w:tc>
      </w:tr>
      <w:tr w:rsidR="00FA3559" w:rsidRPr="00750BFC" w14:paraId="2FB88C8B" w14:textId="77777777" w:rsidTr="005D1BBA">
        <w:tc>
          <w:tcPr>
            <w:tcW w:w="227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EF4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목표</w:t>
            </w:r>
          </w:p>
        </w:tc>
        <w:tc>
          <w:tcPr>
            <w:tcW w:w="736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A77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학습 중 중요한 콘텐츠를 학습 노트로 저장하여 학습 컨텍스트로 누적한다</w:t>
            </w:r>
          </w:p>
        </w:tc>
      </w:tr>
      <w:tr w:rsidR="00FA3559" w:rsidRPr="00750BFC" w14:paraId="5150B1C3" w14:textId="77777777" w:rsidTr="005D1BBA">
        <w:tc>
          <w:tcPr>
            <w:tcW w:w="22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78F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사전 조건</w:t>
            </w:r>
          </w:p>
        </w:tc>
        <w:tc>
          <w:tcPr>
            <w:tcW w:w="73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F4E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로그인 상태</w:t>
            </w:r>
          </w:p>
        </w:tc>
      </w:tr>
      <w:tr w:rsidR="00FA3559" w:rsidRPr="00750BFC" w14:paraId="461E8C54" w14:textId="77777777" w:rsidTr="005D1BBA">
        <w:tc>
          <w:tcPr>
            <w:tcW w:w="227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703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트리거</w:t>
            </w:r>
          </w:p>
        </w:tc>
        <w:tc>
          <w:tcPr>
            <w:tcW w:w="736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AB4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학습 중 내 전략 정립에 중요한 콘텐츠를 만났다</w:t>
            </w:r>
          </w:p>
        </w:tc>
      </w:tr>
      <w:tr w:rsidR="00FA3559" w:rsidRPr="00750BFC" w14:paraId="3F44136A" w14:textId="77777777" w:rsidTr="005D1BBA">
        <w:tc>
          <w:tcPr>
            <w:tcW w:w="22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46D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기본 흐름</w:t>
            </w:r>
          </w:p>
        </w:tc>
        <w:tc>
          <w:tcPr>
            <w:tcW w:w="73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C842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1. 콘텐츠에서 학습 노트 스크랩 버튼 클릭 → 2. 현재 학습 중인 전략 기준으로 자동 분류(필요 시 사용자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는</w:t>
            </w:r>
          </w:p>
          <w:p w14:paraId="62802D19" w14:textId="7A4A1CA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 xml:space="preserve">기준을 추가하여 추가 분류를 할 수 있다.) → 3. 학습 노트 저장 → 4. 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</w:r>
            <w:r w:rsidR="005D1BBA">
              <w:rPr>
                <w:rFonts w:ascii="Pretendard" w:eastAsia="Pretendard" w:hAnsi="Pretendard" w:hint="eastAsia"/>
                <w:sz w:val="17"/>
                <w:szCs w:val="17"/>
              </w:rPr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</w:r>
          </w:p>
          <w:p w14:paraId="487B5A4D" w14:textId="79378898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→ 5. 학습 노트 목록에서 '멘토에게 질문하기' 클릭 시 멘토 채팅(FR-02) 연계</w:t>
            </w:r>
          </w:p>
        </w:tc>
      </w:tr>
      <w:tr w:rsidR="00FA3559" w:rsidRPr="00750BFC" w14:paraId="1472222D" w14:textId="77777777" w:rsidTr="005D1BBA">
        <w:tc>
          <w:tcPr>
            <w:tcW w:w="227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A26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대안 흐름</w:t>
            </w:r>
          </w:p>
        </w:tc>
        <w:tc>
          <w:tcPr>
            <w:tcW w:w="736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00A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사용자가 자동 분류된 전략을 수동으로 변경 가능</w:t>
            </w:r>
          </w:p>
        </w:tc>
      </w:tr>
      <w:tr w:rsidR="00FA3559" w:rsidRPr="00750BFC" w14:paraId="5DAA24C4" w14:textId="77777777" w:rsidTr="005D1BBA">
        <w:tc>
          <w:tcPr>
            <w:tcW w:w="22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E1B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사후 조건</w:t>
            </w:r>
          </w:p>
        </w:tc>
        <w:tc>
          <w:tcPr>
            <w:tcW w:w="73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899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학습 노트 DB 저장 / 이해도 게이지 갱신 / 티어 승급 평가 데이터 누적</w:t>
            </w:r>
          </w:p>
        </w:tc>
      </w:tr>
      <w:tr w:rsidR="00FA3559" w:rsidRPr="00750BFC" w14:paraId="265F8C6F" w14:textId="77777777" w:rsidTr="005D1BBA">
        <w:tc>
          <w:tcPr>
            <w:tcW w:w="227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49A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예외 조건</w:t>
            </w:r>
          </w:p>
        </w:tc>
        <w:tc>
          <w:tcPr>
            <w:tcW w:w="736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167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E1. 저장 실패: 재시도 안내</w:t>
            </w:r>
          </w:p>
        </w:tc>
      </w:tr>
      <w:tr w:rsidR="00FA3559" w:rsidRPr="00750BFC" w14:paraId="72B49965" w14:textId="77777777" w:rsidTr="005D1BBA">
        <w:tc>
          <w:tcPr>
            <w:tcW w:w="22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3BB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관련 FR</w:t>
            </w:r>
          </w:p>
        </w:tc>
        <w:tc>
          <w:tcPr>
            <w:tcW w:w="73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C61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FR-06</w:t>
            </w:r>
          </w:p>
        </w:tc>
      </w:tr>
    </w:tbl>
    <w:p w14:paraId="156DB772" w14:textId="77777777" w:rsidR="003034BD" w:rsidRPr="00750BFC" w:rsidRDefault="003034BD">
      <w:pPr>
        <w:rPr>
          <w:rFonts w:ascii="Pretendard" w:eastAsia="Pretendard" w:hAnsi="Pretendard"/>
        </w:rPr>
      </w:pPr>
    </w:p>
    <w:p w14:paraId="2D235EB7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UC-07 — 티어 진행 관리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7375"/>
      </w:tblGrid>
      <w:tr w:rsidR="00FA3559" w:rsidRPr="00750BFC" w14:paraId="068BD7A6" w14:textId="77777777" w:rsidTr="005D1BBA">
        <w:tc>
          <w:tcPr>
            <w:tcW w:w="2263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653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Use Case ID</w:t>
            </w:r>
          </w:p>
        </w:tc>
        <w:tc>
          <w:tcPr>
            <w:tcW w:w="7375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43C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UC-07</w:t>
            </w:r>
          </w:p>
        </w:tc>
      </w:tr>
      <w:tr w:rsidR="00FA3559" w:rsidRPr="00750BFC" w14:paraId="4FE6A0CE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A5F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Use Case 명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CF9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티어 진행 관리</w:t>
            </w:r>
          </w:p>
        </w:tc>
      </w:tr>
      <w:tr w:rsidR="00571751" w:rsidRPr="00750BFC" w14:paraId="67D1CD33" w14:textId="77777777" w:rsidTr="005D1BBA"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ED94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</w:rPr>
              <w:t>우선순위</w:t>
            </w:r>
          </w:p>
        </w:tc>
        <w:tc>
          <w:tcPr>
            <w:tcW w:w="73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3270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C62828"/>
                <w:sz w:val="17"/>
              </w:rPr>
              <w:t>Showstopper — Sprint S#01</w:t>
            </w:r>
          </w:p>
        </w:tc>
      </w:tr>
      <w:tr w:rsidR="00FA3559" w:rsidRPr="00750BFC" w14:paraId="4A038436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078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액터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86E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기존 사용자</w:t>
            </w:r>
          </w:p>
        </w:tc>
      </w:tr>
      <w:tr w:rsidR="00FA3559" w:rsidRPr="00750BFC" w14:paraId="75F41339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EBF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lastRenderedPageBreak/>
              <w:t>목표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9FE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이해도 게이지를 완료하고 XP를 통해 티어을 성장시킨다</w:t>
            </w:r>
          </w:p>
        </w:tc>
      </w:tr>
      <w:tr w:rsidR="00FA3559" w:rsidRPr="00750BFC" w14:paraId="67F2EB0D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608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사전 조건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E76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로그인 상태</w:t>
            </w:r>
          </w:p>
        </w:tc>
      </w:tr>
      <w:tr w:rsidR="00FA3559" w:rsidRPr="00750BFC" w14:paraId="72E8BAC9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37F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트리거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2F8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오늘의 학습 진행 상황을 확인하고 싶다</w:t>
            </w:r>
          </w:p>
        </w:tc>
      </w:tr>
      <w:tr w:rsidR="00FA3559" w:rsidRPr="00750BFC" w14:paraId="5F6AB58C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972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기본 흐름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7064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1. 프로필 탭 → 티어 진행 화면 진입 → 2. 3. 각 활동 완료 시 이해도 게이지 자동 갱신</w:t>
            </w:r>
          </w:p>
          <w:p w14:paraId="2C7D5676" w14:textId="78E8A358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→ 4. 누적 XP 기준 티어 승급 → 5. 티어 승급 시 새 기능/멘토 잠금해제 알림</w:t>
            </w:r>
          </w:p>
        </w:tc>
      </w:tr>
      <w:tr w:rsidR="00FA3559" w:rsidRPr="00750BFC" w14:paraId="6E6BC6B3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9D0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대안 흐름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790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이해도 게이지 진행 현황 확인 가능</w:t>
            </w:r>
          </w:p>
        </w:tc>
      </w:tr>
      <w:tr w:rsidR="00FA3559" w:rsidRPr="00750BFC" w14:paraId="1D325C4B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B3F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사후 조건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FD2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이해도 게이지 갱신 / 티어 승급 처리 / 잠금해제 적용</w:t>
            </w:r>
          </w:p>
        </w:tc>
      </w:tr>
      <w:tr w:rsidR="00FA3559" w:rsidRPr="00750BFC" w14:paraId="036798ED" w14:textId="77777777" w:rsidTr="005D1BBA">
        <w:tc>
          <w:tcPr>
            <w:tcW w:w="226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79A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예외 조건</w:t>
            </w:r>
          </w:p>
        </w:tc>
        <w:tc>
          <w:tcPr>
            <w:tcW w:w="737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84F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E1. 중복 개념 퀴즈 통과 처리 방지</w:t>
            </w:r>
          </w:p>
        </w:tc>
      </w:tr>
      <w:tr w:rsidR="00FA3559" w:rsidRPr="00750BFC" w14:paraId="58E78A29" w14:textId="77777777" w:rsidTr="005D1BBA">
        <w:tc>
          <w:tcPr>
            <w:tcW w:w="2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817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관련 FR</w:t>
            </w:r>
          </w:p>
        </w:tc>
        <w:tc>
          <w:tcPr>
            <w:tcW w:w="73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2D2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FR-07</w:t>
            </w:r>
          </w:p>
        </w:tc>
      </w:tr>
    </w:tbl>
    <w:p w14:paraId="45AC21EF" w14:textId="77777777" w:rsidR="003034BD" w:rsidRPr="00750BFC" w:rsidRDefault="003034BD">
      <w:pPr>
        <w:rPr>
          <w:rFonts w:ascii="Pretendard" w:eastAsia="Pretendard" w:hAnsi="Pretendard"/>
        </w:rPr>
      </w:pPr>
    </w:p>
    <w:p w14:paraId="779E9BE5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UC-08 — 뉴스 상세 및 연관 콘텐츠 추천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7366"/>
      </w:tblGrid>
      <w:tr w:rsidR="00FA3559" w:rsidRPr="00750BFC" w14:paraId="429701F5" w14:textId="77777777" w:rsidTr="005D1BBA">
        <w:tc>
          <w:tcPr>
            <w:tcW w:w="2272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AAB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Use Case ID</w:t>
            </w:r>
          </w:p>
        </w:tc>
        <w:tc>
          <w:tcPr>
            <w:tcW w:w="7366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C29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UC-08</w:t>
            </w:r>
          </w:p>
        </w:tc>
      </w:tr>
      <w:tr w:rsidR="00FA3559" w:rsidRPr="00750BFC" w14:paraId="60C486F7" w14:textId="77777777" w:rsidTr="005D1BBA">
        <w:tc>
          <w:tcPr>
            <w:tcW w:w="227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EB7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Use Case 명</w:t>
            </w:r>
          </w:p>
        </w:tc>
        <w:tc>
          <w:tcPr>
            <w:tcW w:w="736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4D4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뉴스 상세 및 연관 콘텐츠 추천</w:t>
            </w:r>
          </w:p>
        </w:tc>
      </w:tr>
      <w:tr w:rsidR="00571751" w:rsidRPr="00750BFC" w14:paraId="6534690A" w14:textId="77777777" w:rsidTr="005D1BBA"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9A54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</w:rPr>
              <w:t>우선순위</w:t>
            </w:r>
          </w:p>
        </w:tc>
        <w:tc>
          <w:tcPr>
            <w:tcW w:w="7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783B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85FA5"/>
                <w:sz w:val="17"/>
              </w:rPr>
              <w:t>Useful — Sprint S#08</w:t>
            </w:r>
          </w:p>
        </w:tc>
      </w:tr>
      <w:tr w:rsidR="00FA3559" w:rsidRPr="00750BFC" w14:paraId="3ACE99D5" w14:textId="77777777" w:rsidTr="005D1BBA">
        <w:tc>
          <w:tcPr>
            <w:tcW w:w="22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9D5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액터</w:t>
            </w:r>
          </w:p>
        </w:tc>
        <w:tc>
          <w:tcPr>
            <w:tcW w:w="73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045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기존 사용자</w:t>
            </w:r>
          </w:p>
        </w:tc>
      </w:tr>
      <w:tr w:rsidR="00FA3559" w:rsidRPr="00750BFC" w14:paraId="0599947B" w14:textId="77777777" w:rsidTr="005D1BBA">
        <w:tc>
          <w:tcPr>
            <w:tcW w:w="227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4F8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목표</w:t>
            </w:r>
          </w:p>
        </w:tc>
        <w:tc>
          <w:tcPr>
            <w:tcW w:w="736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DA82" w14:textId="77777777" w:rsidR="003034BD" w:rsidRPr="00750BFC" w:rsidRDefault="00CF7B4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학습하고 있는 투자전략에 적합한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  <w:u w:val="single"/>
              </w:rPr>
              <w:t xml:space="preserve">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뉴스를 깊이 이해하고 관련 맥락을 확장한다</w:t>
            </w:r>
          </w:p>
        </w:tc>
      </w:tr>
      <w:tr w:rsidR="00FA3559" w:rsidRPr="00750BFC" w14:paraId="2D9E0F29" w14:textId="77777777" w:rsidTr="005D1BBA">
        <w:tc>
          <w:tcPr>
            <w:tcW w:w="22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F1D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사전 조건</w:t>
            </w:r>
          </w:p>
        </w:tc>
        <w:tc>
          <w:tcPr>
            <w:tcW w:w="73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F06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로그인 상태</w:t>
            </w:r>
          </w:p>
        </w:tc>
      </w:tr>
      <w:tr w:rsidR="00FA3559" w:rsidRPr="00750BFC" w14:paraId="544B8AC5" w14:textId="77777777" w:rsidTr="005D1BBA">
        <w:tc>
          <w:tcPr>
            <w:tcW w:w="227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61C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트리거</w:t>
            </w:r>
          </w:p>
        </w:tc>
        <w:tc>
          <w:tcPr>
            <w:tcW w:w="736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C68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뉴스를 클릭했는데 더 깊이 알고 싶다</w:t>
            </w:r>
          </w:p>
        </w:tc>
      </w:tr>
      <w:tr w:rsidR="00FA3559" w:rsidRPr="00750BFC" w14:paraId="2F55A521" w14:textId="77777777" w:rsidTr="005D1BBA">
        <w:tc>
          <w:tcPr>
            <w:tcW w:w="22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991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기본 흐름</w:t>
            </w:r>
          </w:p>
        </w:tc>
        <w:tc>
          <w:tcPr>
            <w:tcW w:w="73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9B9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1. 뉴스 목록에서 기사 선택 → 2. 뉴스 상세 내용 표시 → 3. AI 요약 박스로 핵심 내용 즉시 파악 → 4. 유사 키워드 기반 연관 뉴스 최대 5건 추천 → 5. 스크랩 저장 연계 가능</w:t>
            </w:r>
          </w:p>
        </w:tc>
      </w:tr>
      <w:tr w:rsidR="00FA3559" w:rsidRPr="00750BFC" w14:paraId="14AA5921" w14:textId="77777777" w:rsidTr="005D1BBA">
        <w:tc>
          <w:tcPr>
            <w:tcW w:w="227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C27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대안 흐름</w:t>
            </w:r>
          </w:p>
        </w:tc>
        <w:tc>
          <w:tcPr>
            <w:tcW w:w="736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78F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연관 뉴스가 없을 경우 "관련 뉴스 없음" 표시</w:t>
            </w:r>
          </w:p>
        </w:tc>
      </w:tr>
      <w:tr w:rsidR="00FA3559" w:rsidRPr="00750BFC" w14:paraId="01000F42" w14:textId="77777777" w:rsidTr="005D1BBA">
        <w:tc>
          <w:tcPr>
            <w:tcW w:w="22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0AF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사후 조건</w:t>
            </w:r>
          </w:p>
        </w:tc>
        <w:tc>
          <w:tcPr>
            <w:tcW w:w="73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DC7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읽기 기록 저장</w:t>
            </w:r>
          </w:p>
        </w:tc>
      </w:tr>
      <w:tr w:rsidR="00FA3559" w:rsidRPr="00750BFC" w14:paraId="60322E04" w14:textId="77777777" w:rsidTr="005D1BBA">
        <w:tc>
          <w:tcPr>
            <w:tcW w:w="227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049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예외 조건</w:t>
            </w:r>
          </w:p>
        </w:tc>
        <w:tc>
          <w:tcPr>
            <w:tcW w:w="736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9FE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E1. 원문 로딩 실패: 요약만 표시</w:t>
            </w:r>
          </w:p>
        </w:tc>
      </w:tr>
      <w:tr w:rsidR="00FA3559" w:rsidRPr="00750BFC" w14:paraId="4A48AEEC" w14:textId="77777777" w:rsidTr="005D1BBA">
        <w:tc>
          <w:tcPr>
            <w:tcW w:w="22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4C2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관련 FR</w:t>
            </w:r>
          </w:p>
        </w:tc>
        <w:tc>
          <w:tcPr>
            <w:tcW w:w="73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97C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FR-08</w:t>
            </w:r>
          </w:p>
        </w:tc>
      </w:tr>
    </w:tbl>
    <w:p w14:paraId="616B5EBC" w14:textId="77777777" w:rsidR="003034BD" w:rsidRPr="00750BFC" w:rsidRDefault="003034BD">
      <w:pPr>
        <w:rPr>
          <w:rFonts w:ascii="Pretendard" w:eastAsia="Pretendard" w:hAnsi="Pretendard"/>
        </w:rPr>
      </w:pPr>
    </w:p>
    <w:p w14:paraId="6F1E4BAE" w14:textId="22CD8895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 xml:space="preserve">UC-09 — </w:t>
      </w:r>
      <w:r w:rsidRPr="00750BFC">
        <w:rPr>
          <w:rFonts w:ascii="Pretendard" w:eastAsia="Pretendard" w:hAnsi="Pretendard"/>
          <w:color w:val="auto"/>
        </w:rPr>
        <w:t xml:space="preserve">대화 기록 관리 및 </w:t>
      </w:r>
      <w:r w:rsidRPr="00750BFC">
        <w:rPr>
          <w:rFonts w:ascii="Pretendard" w:eastAsia="Pretendard" w:hAnsi="Pretendard" w:hint="eastAsia"/>
          <w:color w:val="000000" w:themeColor="text1"/>
        </w:rPr>
        <w:t>투자전략</w:t>
      </w:r>
      <w:r w:rsidR="00671A4C" w:rsidRPr="00750BFC">
        <w:rPr>
          <w:rFonts w:ascii="Pretendard" w:eastAsia="Pretendard" w:hAnsi="Pretendard" w:hint="eastAsia"/>
          <w:color w:val="000000" w:themeColor="text1"/>
        </w:rPr>
        <w:t>(멘토)</w:t>
      </w:r>
      <w:r w:rsidRPr="00750BFC">
        <w:rPr>
          <w:rFonts w:ascii="Pretendard" w:eastAsia="Pretendard" w:hAnsi="Pretendard"/>
          <w:color w:val="000000" w:themeColor="text1"/>
        </w:rPr>
        <w:t xml:space="preserve"> </w:t>
      </w:r>
      <w:r w:rsidRPr="00750BFC">
        <w:rPr>
          <w:rFonts w:ascii="Pretendard" w:eastAsia="Pretendard" w:hAnsi="Pretendard" w:hint="eastAsia"/>
          <w:color w:val="000000" w:themeColor="text1"/>
        </w:rPr>
        <w:t>변경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9"/>
        <w:gridCol w:w="7369"/>
      </w:tblGrid>
      <w:tr w:rsidR="00FA3559" w:rsidRPr="00750BFC" w14:paraId="059B3599" w14:textId="77777777" w:rsidTr="005D1BBA">
        <w:tc>
          <w:tcPr>
            <w:tcW w:w="2269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35F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Use Case ID</w:t>
            </w:r>
          </w:p>
        </w:tc>
        <w:tc>
          <w:tcPr>
            <w:tcW w:w="7369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2F6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UC-09</w:t>
            </w:r>
          </w:p>
        </w:tc>
      </w:tr>
      <w:tr w:rsidR="00FA3559" w:rsidRPr="00750BFC" w14:paraId="4EDDF043" w14:textId="77777777" w:rsidTr="005D1BBA">
        <w:tc>
          <w:tcPr>
            <w:tcW w:w="22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E46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Use Case 명</w:t>
            </w:r>
          </w:p>
        </w:tc>
        <w:tc>
          <w:tcPr>
            <w:tcW w:w="73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471D" w14:textId="6B060DCB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대화 기록 관리 및 </w:t>
            </w:r>
            <w:r w:rsidR="00671A4C"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투자전략(멘토)</w:t>
            </w:r>
            <w:r w:rsidR="00671A4C"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변경</w:t>
            </w:r>
          </w:p>
        </w:tc>
      </w:tr>
      <w:tr w:rsidR="00571751" w:rsidRPr="00750BFC" w14:paraId="636B5AFD" w14:textId="77777777" w:rsidTr="005D1BBA">
        <w:tc>
          <w:tcPr>
            <w:tcW w:w="2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142E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</w:rPr>
              <w:lastRenderedPageBreak/>
              <w:t>우선순위</w:t>
            </w:r>
          </w:p>
        </w:tc>
        <w:tc>
          <w:tcPr>
            <w:tcW w:w="7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FA62" w14:textId="77777777" w:rsidR="00571751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55724"/>
                <w:sz w:val="17"/>
              </w:rPr>
              <w:t>Required — Sprint S#07</w:t>
            </w:r>
          </w:p>
        </w:tc>
      </w:tr>
      <w:tr w:rsidR="00FA3559" w:rsidRPr="00750BFC" w14:paraId="3D0F6B97" w14:textId="77777777" w:rsidTr="005D1BBA">
        <w:tc>
          <w:tcPr>
            <w:tcW w:w="22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908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액터</w:t>
            </w:r>
          </w:p>
        </w:tc>
        <w:tc>
          <w:tcPr>
            <w:tcW w:w="73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4A4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기존 사용자</w:t>
            </w:r>
          </w:p>
        </w:tc>
      </w:tr>
      <w:tr w:rsidR="00FA3559" w:rsidRPr="00750BFC" w14:paraId="48FB2C86" w14:textId="77777777" w:rsidTr="005D1BBA">
        <w:tc>
          <w:tcPr>
            <w:tcW w:w="22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60B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목표</w:t>
            </w:r>
          </w:p>
        </w:tc>
        <w:tc>
          <w:tcPr>
            <w:tcW w:w="73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159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이전 학습 내용을 복기하고 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학습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하고 있는 투자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전략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 xml:space="preserve"> 내용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을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최신 상태로 유지한다</w:t>
            </w:r>
          </w:p>
        </w:tc>
      </w:tr>
      <w:tr w:rsidR="00FA3559" w:rsidRPr="00750BFC" w14:paraId="44EACED9" w14:textId="77777777" w:rsidTr="005D1BBA">
        <w:tc>
          <w:tcPr>
            <w:tcW w:w="22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EA2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사전 조건</w:t>
            </w:r>
          </w:p>
        </w:tc>
        <w:tc>
          <w:tcPr>
            <w:tcW w:w="73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62A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로그인 상태</w:t>
            </w:r>
          </w:p>
        </w:tc>
      </w:tr>
      <w:tr w:rsidR="00FA3559" w:rsidRPr="00750BFC" w14:paraId="33B06FC1" w14:textId="77777777" w:rsidTr="005D1BBA">
        <w:tc>
          <w:tcPr>
            <w:tcW w:w="22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272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트리거</w:t>
            </w:r>
          </w:p>
        </w:tc>
        <w:tc>
          <w:tcPr>
            <w:tcW w:w="73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136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이전에 멘토와 나눴던 대화를 다시 보고 싶다</w:t>
            </w:r>
          </w:p>
        </w:tc>
      </w:tr>
      <w:tr w:rsidR="00FA3559" w:rsidRPr="00750BFC" w14:paraId="03CA9D7D" w14:textId="77777777" w:rsidTr="005D1BBA">
        <w:tc>
          <w:tcPr>
            <w:tcW w:w="22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FE3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기본 흐름</w:t>
            </w:r>
          </w:p>
        </w:tc>
        <w:tc>
          <w:tcPr>
            <w:tcW w:w="73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94B0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1. 프로필 탭 → 학습 기록 진입 → 2. 채팅 기록·리포트·토론 내역 통합 확인 → 3. 특정 기록 선택 시 추가</w:t>
            </w:r>
          </w:p>
          <w:p w14:paraId="5113E87B" w14:textId="6B246D50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질문 이어가기 가능 → 4.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투자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전략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(멘토)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변경 시 RAG 검색 범위 자동 업데이트</w:t>
            </w:r>
          </w:p>
        </w:tc>
      </w:tr>
      <w:tr w:rsidR="00FA3559" w:rsidRPr="00750BFC" w14:paraId="4B0EF14C" w14:textId="77777777" w:rsidTr="005D1BBA">
        <w:tc>
          <w:tcPr>
            <w:tcW w:w="22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7FF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대안 흐름</w:t>
            </w:r>
          </w:p>
        </w:tc>
        <w:tc>
          <w:tcPr>
            <w:tcW w:w="73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832B" w14:textId="77777777" w:rsidR="003034BD" w:rsidRPr="00750BFC" w:rsidRDefault="00CF7B4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투자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전략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(멘토)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 변경 즉시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다음 리포트에 반영</w:t>
            </w:r>
          </w:p>
        </w:tc>
      </w:tr>
      <w:tr w:rsidR="00FA3559" w:rsidRPr="00750BFC" w14:paraId="2AABE00E" w14:textId="77777777" w:rsidTr="005D1BBA">
        <w:tc>
          <w:tcPr>
            <w:tcW w:w="22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C0E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사후 조건</w:t>
            </w:r>
          </w:p>
        </w:tc>
        <w:tc>
          <w:tcPr>
            <w:tcW w:w="73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5FD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변경된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투자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전략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DB 저장</w:t>
            </w:r>
          </w:p>
        </w:tc>
      </w:tr>
      <w:tr w:rsidR="00FA3559" w:rsidRPr="00750BFC" w14:paraId="79A1A459" w14:textId="77777777" w:rsidTr="005D1BBA">
        <w:tc>
          <w:tcPr>
            <w:tcW w:w="22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3E1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예외 조건</w:t>
            </w:r>
          </w:p>
        </w:tc>
        <w:tc>
          <w:tcPr>
            <w:tcW w:w="73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03B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E1. 기록 로딩 실패: 재시도 안내</w:t>
            </w:r>
          </w:p>
        </w:tc>
      </w:tr>
      <w:tr w:rsidR="00FA3559" w:rsidRPr="00750BFC" w14:paraId="4070DE2A" w14:textId="77777777" w:rsidTr="005D1BBA">
        <w:tc>
          <w:tcPr>
            <w:tcW w:w="22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E9D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관련 FR</w:t>
            </w:r>
          </w:p>
        </w:tc>
        <w:tc>
          <w:tcPr>
            <w:tcW w:w="73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7CC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FR-09</w:t>
            </w:r>
          </w:p>
        </w:tc>
      </w:tr>
    </w:tbl>
    <w:p w14:paraId="594BF5A1" w14:textId="00E473CC" w:rsidR="003034BD" w:rsidRPr="00750BFC" w:rsidRDefault="003034BD">
      <w:pPr>
        <w:rPr>
          <w:rFonts w:ascii="Pretendard" w:eastAsia="Pretendard" w:hAnsi="Pretendard"/>
        </w:rPr>
      </w:pPr>
    </w:p>
    <w:p w14:paraId="521B066A" w14:textId="77777777" w:rsidR="003034BD" w:rsidRPr="00750BFC" w:rsidRDefault="00000000">
      <w:pPr>
        <w:pStyle w:val="3"/>
        <w:spacing w:before="1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B2A4A"/>
          <w:sz w:val="20"/>
          <w:szCs w:val="20"/>
        </w:rPr>
        <w:t>UC-</w:t>
      </w:r>
      <w:r w:rsidRPr="00750BFC">
        <w:rPr>
          <w:rFonts w:ascii="Pretendard" w:eastAsia="Pretendard" w:hAnsi="Pretendard" w:hint="eastAsia"/>
          <w:color w:val="1B2A4A"/>
          <w:sz w:val="20"/>
          <w:szCs w:val="20"/>
        </w:rPr>
        <w:t>10</w:t>
      </w:r>
      <w:r w:rsidRPr="00750BFC">
        <w:rPr>
          <w:rFonts w:ascii="Pretendard" w:eastAsia="Pretendard" w:hAnsi="Pretendard"/>
          <w:color w:val="1B2A4A"/>
          <w:sz w:val="20"/>
          <w:szCs w:val="20"/>
        </w:rPr>
        <w:t xml:space="preserve"> —</w:t>
      </w:r>
      <w:r w:rsidRPr="00750BFC">
        <w:rPr>
          <w:rFonts w:ascii="Pretendard" w:eastAsia="Pretendard" w:hAnsi="Pretendard"/>
          <w:color w:val="000000" w:themeColor="text1"/>
          <w:sz w:val="20"/>
          <w:szCs w:val="20"/>
        </w:rPr>
        <w:t xml:space="preserve"> 멘토 채팅 내 시나리오 분기 학습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A3559" w:rsidRPr="00750BFC" w14:paraId="03682254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040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Use Case ID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1DA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</w:t>
            </w:r>
            <w:r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10</w:t>
            </w:r>
          </w:p>
        </w:tc>
      </w:tr>
      <w:tr w:rsidR="00FA3559" w:rsidRPr="00750BFC" w14:paraId="4A993A83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ACC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Use Case명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69D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채팅 내 시나리오 분기 학습</w:t>
            </w:r>
          </w:p>
        </w:tc>
      </w:tr>
      <w:tr w:rsidR="00FA3559" w:rsidRPr="00750BFC" w14:paraId="0047E336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874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우선순위</w:t>
            </w:r>
          </w:p>
        </w:tc>
        <w:tc>
          <w:tcPr>
            <w:tcW w:w="7838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D13D" w14:textId="77777777" w:rsidR="003034BD" w:rsidRPr="00750BFC" w:rsidRDefault="00CF7B4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 w:hint="eastAsia"/>
                <w:b/>
                <w:bCs/>
                <w:sz w:val="17"/>
                <w:szCs w:val="17"/>
                <w:u w:val="single"/>
              </w:rPr>
              <w:t>Helpful</w:t>
            </w:r>
            <w:r w:rsidRPr="00750BFC">
              <w:rPr>
                <w:rFonts w:ascii="Pretendard" w:eastAsia="Pretendard" w:hAnsi="Pretendard"/>
                <w:b/>
                <w:bCs/>
                <w:sz w:val="17"/>
                <w:szCs w:val="17"/>
              </w:rPr>
              <w:t xml:space="preserve"> — 멘토 채팅(FR-02) 내 통합 기능으로 MVP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  <w:u w:val="single"/>
              </w:rPr>
              <w:t>이후 추가 개발</w:t>
            </w:r>
          </w:p>
        </w:tc>
      </w:tr>
      <w:tr w:rsidR="00FA3559" w:rsidRPr="00750BFC" w14:paraId="612C4BE6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3E1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액터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0B3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기존 사용자 (해당 멘토의 개념 학습이 일정 수준 진행된 상태)</w:t>
            </w:r>
          </w:p>
        </w:tc>
      </w:tr>
      <w:tr w:rsidR="00FA3559" w:rsidRPr="00750BFC" w14:paraId="31971244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927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목표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C0B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배운 개념을 실제 시장 상황에 적용하여 나만의 투자 판단 감각을 익힌다</w:t>
            </w:r>
          </w:p>
        </w:tc>
      </w:tr>
      <w:tr w:rsidR="00FA3559" w:rsidRPr="00750BFC" w14:paraId="10E82A30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7B1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사전 조건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162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해당 멘토의 핵심 개념 학습 완료 (멘토별 트리거) / 로그인 상태. 별도 탭 없이 멘토 채팅 내에서 자동 제공</w:t>
            </w:r>
          </w:p>
        </w:tc>
      </w:tr>
      <w:tr w:rsidR="00FA3559" w:rsidRPr="00750BFC" w14:paraId="1B78B180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356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트리거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77B8" w14:textId="7F5798C6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멘토 채팅에서 핵심 개념 학습이 끝난 시점 / 멘토가 자동으로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 xml:space="preserve">핵심 개념 학습 </w:t>
            </w:r>
            <w:r w:rsidR="00AE0C3F" w:rsidRPr="00750BFC">
              <w:rPr>
                <w:rFonts w:ascii="Pretendard" w:eastAsia="Pretendard" w:hAnsi="Pretendard" w:hint="eastAsia"/>
                <w:sz w:val="17"/>
                <w:szCs w:val="17"/>
              </w:rPr>
              <w:t>콘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 xml:space="preserve">텐츠 대신 </w:t>
            </w:r>
            <w:r w:rsidRPr="00750BFC">
              <w:rPr>
                <w:rFonts w:ascii="Pretendard" w:eastAsia="Pretendard" w:hAnsi="Pretendard"/>
                <w:sz w:val="17"/>
                <w:szCs w:val="17"/>
              </w:rPr>
              <w:t>시나리오 제시</w:t>
            </w:r>
          </w:p>
        </w:tc>
      </w:tr>
      <w:tr w:rsidR="00FA3559" w:rsidRPr="00750BFC" w14:paraId="3BD34495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454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기본 흐름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97F3" w14:textId="77777777" w:rsidR="003034BD" w:rsidRPr="00750BFC" w:rsidRDefault="00000000">
            <w:pPr>
              <w:spacing w:before="20" w:after="6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1. 멘토 채팅 진행 중 개념 학습 완료 시점 도달 → 2. 멘토가 채팅 내에서 가상 시나리오 제시 (예: '2008년 9월 리먼 직전, 당신의 포트폴리오에 A기업이 있다면?') → 3. 사용자에게 객관식 분기 선택지 제시 (3~4개 선택지: 매수/보유/매도/추가관찰 등) → 4. 사용자 선택 → 5. 멘토가 해당 전략 원칙 기준으로 채점·해설 (정답/오답이 아닌 '이 전략의 관점에서는…' 형식) → 6. 후속 분기 또는 다음 개념으로 진행 → 7. XP 지급. 실제 매매 시뮬레이션이 아닌 학습용 의사결정 분기형 객관식</w:t>
            </w:r>
          </w:p>
        </w:tc>
      </w:tr>
      <w:tr w:rsidR="00FA3559" w:rsidRPr="00750BFC" w14:paraId="1378C178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E15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대안 흐름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B9C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시나리오 재도전 가능 / 결과를 투기장 주제로 연계</w:t>
            </w:r>
          </w:p>
        </w:tc>
      </w:tr>
      <w:tr w:rsidR="00FA3559" w:rsidRPr="00750BFC" w14:paraId="18EF3059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E3D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예외 조건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D73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E1. 멘토의 핵심 개념 학습이 부족한 사용자에게는 시나리오 분기 자동 노출 안 함 (계속 개념 학습 진행)</w:t>
            </w:r>
          </w:p>
        </w:tc>
      </w:tr>
      <w:tr w:rsidR="00FA3559" w:rsidRPr="00750BFC" w14:paraId="5D59C6CA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986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사후 조건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971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시나리오 결과 및 멘토 피드백 DB 저장 / 이해도 게이지 갱신</w:t>
            </w:r>
          </w:p>
        </w:tc>
      </w:tr>
      <w:tr w:rsidR="00FA3559" w:rsidRPr="00750BFC" w14:paraId="66B35F78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275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관련 FR</w:t>
            </w:r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483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FR-02 (멘토 채팅) 내 통합 기능, FR-07 (티어)</w:t>
            </w:r>
          </w:p>
        </w:tc>
      </w:tr>
    </w:tbl>
    <w:p w14:paraId="7A82A502" w14:textId="77777777" w:rsidR="003034BD" w:rsidRPr="00750BFC" w:rsidRDefault="00000000">
      <w:pPr>
        <w:pStyle w:val="1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>5. 비기능 요구사항 (Non-Functional Requirements)</w:t>
      </w:r>
    </w:p>
    <w:p w14:paraId="01014520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5.1 NFR 목록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92"/>
        <w:gridCol w:w="1559"/>
        <w:gridCol w:w="2126"/>
        <w:gridCol w:w="3969"/>
      </w:tblGrid>
      <w:tr w:rsidR="00FA3559" w:rsidRPr="00750BFC" w14:paraId="7D7D125D" w14:textId="77777777" w:rsidTr="005D1BBA">
        <w:trPr>
          <w:tblHeader/>
        </w:trPr>
        <w:tc>
          <w:tcPr>
            <w:tcW w:w="992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98C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992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781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1559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EA1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측정 항목</w:t>
            </w:r>
          </w:p>
        </w:tc>
        <w:tc>
          <w:tcPr>
            <w:tcW w:w="2126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EFD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목표 기준</w:t>
            </w:r>
          </w:p>
        </w:tc>
        <w:tc>
          <w:tcPr>
            <w:tcW w:w="3969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EEE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근거</w:t>
            </w:r>
          </w:p>
        </w:tc>
      </w:tr>
      <w:tr w:rsidR="00FA3559" w:rsidRPr="00750BFC" w14:paraId="2C02D62E" w14:textId="77777777" w:rsidTr="005D1BBA"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77D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NFR-01</w:t>
            </w:r>
          </w:p>
        </w:tc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547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성능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DE6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응답 성능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037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평균 5초 이내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74B0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긍정적 마찰(Positive Friction): 5~9초 지연이 AI</w:t>
            </w:r>
          </w:p>
          <w:p w14:paraId="5662EBF4" w14:textId="124E0B05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신뢰도 상승 (Arxiv). RAG 물리적 처리 2.5~4.5초</w:t>
            </w:r>
          </w:p>
        </w:tc>
      </w:tr>
      <w:tr w:rsidR="00FA3559" w:rsidRPr="00750BFC" w14:paraId="0F2400E5" w14:textId="77777777" w:rsidTr="005D1BBA">
        <w:tc>
          <w:tcPr>
            <w:tcW w:w="9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7F7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NFR-02</w:t>
            </w:r>
          </w:p>
        </w:tc>
        <w:tc>
          <w:tcPr>
            <w:tcW w:w="9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19DA" w14:textId="0786D8F3" w:rsidR="003034BD" w:rsidRPr="00750BFC" w:rsidRDefault="0064470F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가용성</w:t>
            </w:r>
          </w:p>
        </w:tc>
        <w:tc>
          <w:tcPr>
            <w:tcW w:w="155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925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API 안정성</w:t>
            </w:r>
          </w:p>
        </w:tc>
        <w:tc>
          <w:tcPr>
            <w:tcW w:w="212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0A4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성공률 99% 이상, 복구 1분 이내</w:t>
            </w:r>
          </w:p>
        </w:tc>
        <w:tc>
          <w:tcPr>
            <w:tcW w:w="39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158F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MVP 단계 외부 API 의존도 고려 99% 합리적</w:t>
            </w:r>
          </w:p>
          <w:p w14:paraId="47868834" w14:textId="2B62E543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(Google SRE Book) (각 99.9% → 전체 ~99.6%)</w:t>
            </w:r>
          </w:p>
        </w:tc>
      </w:tr>
      <w:tr w:rsidR="00FA3559" w:rsidRPr="00750BFC" w14:paraId="0C9B5833" w14:textId="77777777" w:rsidTr="005D1BBA"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080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NFR-03</w:t>
            </w:r>
          </w:p>
        </w:tc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3FF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성능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134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트래픽 대응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E40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3배 트래픽 처리, Auto Scaling 대응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2683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 서비스 개장·지표 발표 시 2~5배 트래픽.</w:t>
            </w:r>
          </w:p>
          <w:p w14:paraId="3C5B10AC" w14:textId="27CC3572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AWS Well-Architected Framework 신뢰성 원칙</w:t>
            </w:r>
          </w:p>
        </w:tc>
      </w:tr>
      <w:tr w:rsidR="00FA3559" w:rsidRPr="00750BFC" w14:paraId="6149BE9D" w14:textId="77777777" w:rsidTr="005D1BBA">
        <w:tc>
          <w:tcPr>
            <w:tcW w:w="9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5B7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NFR-04</w:t>
            </w:r>
          </w:p>
        </w:tc>
        <w:tc>
          <w:tcPr>
            <w:tcW w:w="9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D44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신뢰성</w:t>
            </w:r>
          </w:p>
        </w:tc>
        <w:tc>
          <w:tcPr>
            <w:tcW w:w="155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63E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Hallucination 제어</w:t>
            </w:r>
          </w:p>
        </w:tc>
        <w:tc>
          <w:tcPr>
            <w:tcW w:w="212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82A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Context 기반 응답 100%</w:t>
            </w:r>
          </w:p>
        </w:tc>
        <w:tc>
          <w:tcPr>
            <w:tcW w:w="39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3A96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투자 서비스 Hallucination → 금전적 손해 직결.</w:t>
            </w:r>
          </w:p>
          <w:p w14:paraId="0A89BDF9" w14:textId="001AA721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단 1건도 허용 불가</w:t>
            </w:r>
          </w:p>
        </w:tc>
      </w:tr>
      <w:tr w:rsidR="00FA3559" w:rsidRPr="00750BFC" w14:paraId="4BD34009" w14:textId="77777777" w:rsidTr="005D1BBA"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7FF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NFR-05</w:t>
            </w:r>
          </w:p>
        </w:tc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65B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신뢰성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442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출처 명시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31E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주요 주장 중 60~70% 이상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403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ALCE 연구: 현존 RAG 시스템 출처 달성률 60~70%. 핵심 주장만 출처 필수</w:t>
            </w:r>
          </w:p>
        </w:tc>
      </w:tr>
      <w:tr w:rsidR="00FA3559" w:rsidRPr="00750BFC" w14:paraId="06EB2EE8" w14:textId="77777777" w:rsidTr="005D1BBA">
        <w:tc>
          <w:tcPr>
            <w:tcW w:w="9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87D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NFR-06</w:t>
            </w:r>
          </w:p>
        </w:tc>
        <w:tc>
          <w:tcPr>
            <w:tcW w:w="9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127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신뢰성</w:t>
            </w:r>
          </w:p>
        </w:tc>
        <w:tc>
          <w:tcPr>
            <w:tcW w:w="155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F9C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페르소나 일치도</w:t>
            </w:r>
          </w:p>
        </w:tc>
        <w:tc>
          <w:tcPr>
            <w:tcW w:w="212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839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위반 0건 유지</w:t>
            </w:r>
          </w:p>
        </w:tc>
        <w:tc>
          <w:tcPr>
            <w:tcW w:w="39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79F1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Persona-Gym (Cheng et al., 2024): 입력</w:t>
            </w:r>
          </w:p>
          <w:p w14:paraId="7CA5FD16" w14:textId="144DDB9B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길어질수록 지침 이탈. 비판자 AI 에이전트 분리로 보완</w:t>
            </w:r>
          </w:p>
        </w:tc>
      </w:tr>
      <w:tr w:rsidR="00FA3559" w:rsidRPr="00750BFC" w14:paraId="5495100F" w14:textId="77777777" w:rsidTr="005D1BBA"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1BC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NFR-07</w:t>
            </w:r>
          </w:p>
        </w:tc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5C2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사용성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6E6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온보딩 완결도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6592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proofErr w:type="spell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완결율</w:t>
            </w:r>
            <w:proofErr w:type="spellEnd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90% 이상</w:t>
            </w:r>
          </w:p>
          <w:p w14:paraId="2E877FBA" w14:textId="169BE7C0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(업계 평균 60~75%)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28A4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proofErr w:type="spell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Mixpanel</w:t>
            </w:r>
            <w:proofErr w:type="spellEnd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Product Benchmarks: 평균 60~70%,</w:t>
            </w:r>
          </w:p>
          <w:p w14:paraId="1F3BCF86" w14:textId="09FD15C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상위 10%는 85% 이상</w:t>
            </w:r>
          </w:p>
        </w:tc>
      </w:tr>
      <w:tr w:rsidR="00FA3559" w:rsidRPr="00750BFC" w14:paraId="79D57A3E" w14:textId="77777777" w:rsidTr="005D1BBA">
        <w:tc>
          <w:tcPr>
            <w:tcW w:w="9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FB1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NFR-08</w:t>
            </w:r>
          </w:p>
        </w:tc>
        <w:tc>
          <w:tcPr>
            <w:tcW w:w="9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AEC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사용성</w:t>
            </w:r>
          </w:p>
        </w:tc>
        <w:tc>
          <w:tcPr>
            <w:tcW w:w="155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CBF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답변 정확도</w:t>
            </w:r>
          </w:p>
        </w:tc>
        <w:tc>
          <w:tcPr>
            <w:tcW w:w="212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92D7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티어별 차등 답변,</w:t>
            </w:r>
          </w:p>
          <w:p w14:paraId="114D2A4F" w14:textId="2D8182ED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proofErr w:type="gram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Distinct-n</w:t>
            </w:r>
            <w:proofErr w:type="gramEnd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≥ 0.7</w:t>
            </w:r>
          </w:p>
        </w:tc>
        <w:tc>
          <w:tcPr>
            <w:tcW w:w="39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C3E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B.F. Skinner 강화 이론 + Li et al.(2016) Distinct-n: 다양한 표현이 도파민 분비 및 학습 효율 향상</w:t>
            </w:r>
          </w:p>
        </w:tc>
      </w:tr>
      <w:tr w:rsidR="00FA3559" w:rsidRPr="00750BFC" w14:paraId="4DF359ED" w14:textId="77777777" w:rsidTr="005D1BBA"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953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NFR-09</w:t>
            </w:r>
          </w:p>
        </w:tc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EA4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보안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6FB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개인정보 암호화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B0D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AES-256 저장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47D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금융·의료·클라우드 표준. NIST 최신 가이드라인</w:t>
            </w:r>
          </w:p>
        </w:tc>
      </w:tr>
      <w:tr w:rsidR="00FA3559" w:rsidRPr="00750BFC" w14:paraId="30FD3DAA" w14:textId="77777777" w:rsidTr="005D1BBA">
        <w:tc>
          <w:tcPr>
            <w:tcW w:w="9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A9E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NFR-10</w:t>
            </w:r>
          </w:p>
        </w:tc>
        <w:tc>
          <w:tcPr>
            <w:tcW w:w="9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A28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보안</w:t>
            </w:r>
          </w:p>
        </w:tc>
        <w:tc>
          <w:tcPr>
            <w:tcW w:w="155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2E8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통신 보안</w:t>
            </w:r>
          </w:p>
        </w:tc>
        <w:tc>
          <w:tcPr>
            <w:tcW w:w="212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51C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HTTPS/TLS 1.2 이상</w:t>
            </w:r>
          </w:p>
        </w:tc>
        <w:tc>
          <w:tcPr>
            <w:tcW w:w="39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BA85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KISA 가이드라인: TLS 1.2 이상 강력 권고. 국내</w:t>
            </w:r>
          </w:p>
          <w:p w14:paraId="3A3C28FD" w14:textId="342EC5D1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금융·공공 프로젝트 필수</w:t>
            </w:r>
          </w:p>
        </w:tc>
      </w:tr>
      <w:tr w:rsidR="00FA3559" w:rsidRPr="00750BFC" w14:paraId="3CEAA12A" w14:textId="77777777" w:rsidTr="005D1BBA"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6EB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NFR-11</w:t>
            </w:r>
          </w:p>
        </w:tc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032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보안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D04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세션 관리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1CF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JWT 기반 인증 토큰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B0D7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IETF RFC 7519 표준. Okta·Auth0: 서비스 간 인증</w:t>
            </w:r>
          </w:p>
          <w:p w14:paraId="3B295D3C" w14:textId="44A00E0C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공유 최적화</w:t>
            </w:r>
          </w:p>
        </w:tc>
      </w:tr>
      <w:tr w:rsidR="00FA3559" w:rsidRPr="00750BFC" w14:paraId="26B0794E" w14:textId="77777777" w:rsidTr="005D1BBA">
        <w:tc>
          <w:tcPr>
            <w:tcW w:w="9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94F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NFR-12</w:t>
            </w:r>
          </w:p>
        </w:tc>
        <w:tc>
          <w:tcPr>
            <w:tcW w:w="9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616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신뢰성</w:t>
            </w:r>
          </w:p>
        </w:tc>
        <w:tc>
          <w:tcPr>
            <w:tcW w:w="155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E4A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데이터 정확도</w:t>
            </w:r>
          </w:p>
        </w:tc>
        <w:tc>
          <w:tcPr>
            <w:tcW w:w="212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2462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핵심 키워드 90% /</w:t>
            </w:r>
          </w:p>
          <w:p w14:paraId="134D1AC2" w14:textId="3FA18272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검증 통과 95%</w:t>
            </w:r>
          </w:p>
        </w:tc>
        <w:tc>
          <w:tcPr>
            <w:tcW w:w="39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85F4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BEIR 벤치마크: 90% 이상 시 LLM 안정적 답변.</w:t>
            </w:r>
          </w:p>
          <w:p w14:paraId="10083A47" w14:textId="0696CCD4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DQA 표준: 95% 이상이 신뢰 가능 데이터 하향선</w:t>
            </w:r>
          </w:p>
        </w:tc>
      </w:tr>
      <w:tr w:rsidR="00FA3559" w:rsidRPr="00750BFC" w14:paraId="58C70109" w14:textId="77777777" w:rsidTr="005D1BBA"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721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NFR-13</w:t>
            </w:r>
          </w:p>
        </w:tc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A9A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신뢰성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3D5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토론 논리성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0BF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Self-Consistency 점수 0.8 이상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CAB9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Wang et al. (Google Research, 2022): Self-Consistency improves Chain of Thought.</w:t>
            </w:r>
          </w:p>
          <w:p w14:paraId="535E03DC" w14:textId="2C82F64E" w:rsidR="00DE23FB" w:rsidRPr="00DE23FB" w:rsidRDefault="00000000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다중 추론 경로 일치 여부로 논리 타당성 검토</w:t>
            </w:r>
          </w:p>
        </w:tc>
      </w:tr>
      <w:tr w:rsidR="00DE23FB" w:rsidRPr="00750BFC" w14:paraId="41BCF559" w14:textId="77777777" w:rsidTr="005D1BBA"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E6EB" w14:textId="241EFBAE" w:rsidR="00DE23FB" w:rsidRPr="00750BFC" w:rsidRDefault="00DE23FB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NFR-14</w:t>
            </w:r>
          </w:p>
        </w:tc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7446" w14:textId="5DED7D67" w:rsidR="00DE23FB" w:rsidRPr="00750BFC" w:rsidRDefault="00DE23FB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사용성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9664" w14:textId="4450FB27" w:rsidR="00DE23FB" w:rsidRPr="00750BFC" w:rsidRDefault="00DE23FB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학습 도달도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68EC" w14:textId="5701854E" w:rsidR="00DE23FB" w:rsidRPr="00750BFC" w:rsidRDefault="00DE23FB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T5(자립 투자자) 도달 비율 추적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0379" w14:textId="1DADB586" w:rsidR="00DE23FB" w:rsidRPr="00750BFC" w:rsidRDefault="00DE23FB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>
              <w:rPr>
                <w:rFonts w:ascii="Pretendard" w:eastAsia="Pretendard" w:hAnsi="Pretendard" w:hint="eastAsia"/>
                <w:sz w:val="17"/>
                <w:szCs w:val="17"/>
              </w:rPr>
              <w:t>티어 시스템 개념 이해 완료율 80% 기반 티어 승급 구조를 프록시 지표로 활용. 서비스 성공 지표(1.1절)와 연동</w:t>
            </w:r>
            <w:proofErr w:type="spellStart"/>
            <w:r>
              <w:rPr>
                <w:rFonts w:ascii="Pretendard" w:eastAsia="Pretendard" w:hAnsi="Pretendard" w:hint="eastAsia"/>
                <w:sz w:val="17"/>
                <w:szCs w:val="17"/>
              </w:rPr>
            </w:r>
            <w:proofErr w:type="spellEnd"/>
            <w:r>
              <w:rPr>
                <w:rFonts w:ascii="Pretendard" w:eastAsia="Pretendard" w:hAnsi="Pretendard" w:hint="eastAsia"/>
                <w:sz w:val="17"/>
                <w:szCs w:val="17"/>
              </w:rPr>
            </w:r>
            <w:proofErr w:type="spellStart"/>
            <w:r>
              <w:rPr>
                <w:rFonts w:ascii="Pretendard" w:eastAsia="Pretendard" w:hAnsi="Pretendard" w:hint="eastAsia"/>
                <w:sz w:val="17"/>
                <w:szCs w:val="17"/>
              </w:rPr>
            </w:r>
            <w:proofErr w:type="spellEnd"/>
            <w:r>
              <w:rPr>
                <w:rFonts w:ascii="Pretendard" w:eastAsia="Pretendard" w:hAnsi="Pretendard" w:hint="eastAsia"/>
                <w:sz w:val="17"/>
                <w:szCs w:val="17"/>
              </w:rPr>
            </w:r>
          </w:p>
        </w:tc>
      </w:tr>
    </w:tbl>
    <w:p w14:paraId="657FA89C" w14:textId="77777777" w:rsidR="003034BD" w:rsidRPr="00750BFC" w:rsidRDefault="003034BD">
      <w:pPr>
        <w:rPr>
          <w:rFonts w:ascii="Pretendard" w:eastAsia="Pretendard" w:hAnsi="Pretendard"/>
        </w:rPr>
      </w:pPr>
    </w:p>
    <w:p w14:paraId="47CF5E74" w14:textId="14B94949" w:rsidR="003034BD" w:rsidRPr="00750BFC" w:rsidRDefault="00000000" w:rsidP="00A648DE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5.2 품질 속성 시나리오 (Quality Attribute Scenarios)</w:t>
      </w:r>
    </w:p>
    <w:p w14:paraId="79675337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QAS-01 — 성능 — AI 응답 시간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A3559" w:rsidRPr="00750BFC" w14:paraId="75E8656D" w14:textId="77777777" w:rsidTr="005D1BBA">
        <w:tc>
          <w:tcPr>
            <w:tcW w:w="1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655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proofErr w:type="spellStart"/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자극원</w:t>
            </w:r>
            <w:proofErr w:type="spellEnd"/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4D9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(2030 초보 투자자)</w:t>
            </w:r>
          </w:p>
        </w:tc>
      </w:tr>
      <w:tr w:rsidR="00FA3559" w:rsidRPr="00750BFC" w14:paraId="419A62A5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F7D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자극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D21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멘토 채팅에서 투자 질문을 입력함</w:t>
            </w:r>
          </w:p>
        </w:tc>
      </w:tr>
      <w:tr w:rsidR="00FA3559" w:rsidRPr="00750BFC" w14:paraId="29A7AF13" w14:textId="77777777" w:rsidTr="005D1BBA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26D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환경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CF5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정상 운영 상황, 동시 접속자 100명 이하</w:t>
            </w:r>
          </w:p>
        </w:tc>
      </w:tr>
      <w:tr w:rsidR="00FA3559" w:rsidRPr="00750BFC" w14:paraId="4629E8DD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3DA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응답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E9A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RAG 파이프라인을 통해 벡터 검색 후 GPT-4o 호출, 멘토 답변 생성 및 화면 표시</w:t>
            </w:r>
          </w:p>
        </w:tc>
      </w:tr>
      <w:tr w:rsidR="00FA3559" w:rsidRPr="00750BFC" w14:paraId="5CB7D402" w14:textId="77777777" w:rsidTr="005D1BBA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326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응답 측정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D4F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평균 응답 시간 5초 이내 (95 percentile 기준)</w:t>
            </w:r>
          </w:p>
        </w:tc>
      </w:tr>
      <w:tr w:rsidR="00FA3559" w:rsidRPr="00750BFC" w14:paraId="3C5FFEC0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271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관련 NFR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944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NFR-01</w:t>
            </w:r>
          </w:p>
        </w:tc>
      </w:tr>
    </w:tbl>
    <w:p w14:paraId="49BCEF1B" w14:textId="77777777" w:rsidR="003034BD" w:rsidRPr="00750BFC" w:rsidRDefault="003034BD">
      <w:pPr>
        <w:rPr>
          <w:rFonts w:ascii="Pretendard" w:eastAsia="Pretendard" w:hAnsi="Pretendard"/>
        </w:rPr>
      </w:pPr>
    </w:p>
    <w:p w14:paraId="702DB31A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QAS-02 — 신뢰성 — Hallucination 제어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A3559" w:rsidRPr="00750BFC" w14:paraId="441657D6" w14:textId="77777777" w:rsidTr="005D1BBA">
        <w:tc>
          <w:tcPr>
            <w:tcW w:w="1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D38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proofErr w:type="spellStart"/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자극원</w:t>
            </w:r>
            <w:proofErr w:type="spellEnd"/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794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(또는 악의적 질문 입력)</w:t>
            </w:r>
          </w:p>
        </w:tc>
      </w:tr>
      <w:tr w:rsidR="00FA3559" w:rsidRPr="00750BFC" w14:paraId="688F6506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96E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자극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779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존재하지 않는 기업명이나 허위 금융 지표에 대해 질문함</w:t>
            </w:r>
          </w:p>
        </w:tc>
      </w:tr>
      <w:tr w:rsidR="00FA3559" w:rsidRPr="00750BFC" w14:paraId="1E2CF28D" w14:textId="77777777" w:rsidTr="005D1BBA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90B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환경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87C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정상 운영 상황</w:t>
            </w:r>
          </w:p>
        </w:tc>
      </w:tr>
      <w:tr w:rsidR="00FA3559" w:rsidRPr="00750BFC" w14:paraId="1C89D00F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DE7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응답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73D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벡터 DB에서 관련 컨텍스트를 찾지 못할 경우 "확인된 정보가 없습니다" 반환, 임의 정보 생성 없음</w:t>
            </w:r>
          </w:p>
        </w:tc>
      </w:tr>
      <w:tr w:rsidR="00FA3559" w:rsidRPr="00750BFC" w14:paraId="61342EF0" w14:textId="77777777" w:rsidTr="005D1BBA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A32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응답 측정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982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허위정보 생성 건수 0건 (주간 검수 10건 기준 위반 0건)</w:t>
            </w:r>
          </w:p>
        </w:tc>
      </w:tr>
      <w:tr w:rsidR="00FA3559" w:rsidRPr="00750BFC" w14:paraId="205B107C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A96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관련 NFR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64D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NFR-04, NFR-05</w:t>
            </w:r>
          </w:p>
        </w:tc>
      </w:tr>
    </w:tbl>
    <w:p w14:paraId="6094203D" w14:textId="77777777" w:rsidR="003034BD" w:rsidRPr="00750BFC" w:rsidRDefault="003034BD">
      <w:pPr>
        <w:rPr>
          <w:rFonts w:ascii="Pretendard" w:eastAsia="Pretendard" w:hAnsi="Pretendard"/>
        </w:rPr>
      </w:pPr>
    </w:p>
    <w:p w14:paraId="2DA5B108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QAS-03 — 보안 — 개인정보 보호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A3559" w:rsidRPr="00750BFC" w14:paraId="1D90E51B" w14:textId="77777777" w:rsidTr="005D1BBA">
        <w:tc>
          <w:tcPr>
            <w:tcW w:w="1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56D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proofErr w:type="spellStart"/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자극원</w:t>
            </w:r>
            <w:proofErr w:type="spellEnd"/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AB1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외부 공격자</w:t>
            </w:r>
          </w:p>
        </w:tc>
      </w:tr>
      <w:tr w:rsidR="00FA3559" w:rsidRPr="00750BFC" w14:paraId="65F61D7A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FC6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자극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9D3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개인정보(투자 성향, 보유 종목 등) 탈취 시도</w:t>
            </w:r>
          </w:p>
        </w:tc>
      </w:tr>
      <w:tr w:rsidR="00FA3559" w:rsidRPr="00750BFC" w14:paraId="1A27C553" w14:textId="77777777" w:rsidTr="005D1BBA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B5F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환경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02F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운영 환경, 외부 네트워크 공격 상황</w:t>
            </w:r>
          </w:p>
        </w:tc>
      </w:tr>
      <w:tr w:rsidR="00FA3559" w:rsidRPr="00750BFC" w14:paraId="1C879262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B8A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응답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8F2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AES-256 암호화 저장, HTTPS/TLS 1.2 이상 통신, JWT 기반 인증으로 접근 차단</w:t>
            </w:r>
          </w:p>
        </w:tc>
      </w:tr>
      <w:tr w:rsidR="00FA3559" w:rsidRPr="00750BFC" w14:paraId="3D2F8370" w14:textId="77777777" w:rsidTr="005D1BBA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8CB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응답 측정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735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개인정보 유출 건수 0건, IETF RFC 7519 표준. Okta·Auth0: 서비스 간 인증 공유 최적화</w:t>
            </w:r>
          </w:p>
        </w:tc>
      </w:tr>
      <w:tr w:rsidR="00FA3559" w:rsidRPr="00750BFC" w14:paraId="0EC754EF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32A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관련 NFR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4D9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NFR-09, NFR-10, NFR-11</w:t>
            </w:r>
          </w:p>
        </w:tc>
      </w:tr>
    </w:tbl>
    <w:p w14:paraId="10120096" w14:textId="77777777" w:rsidR="003034BD" w:rsidRPr="00750BFC" w:rsidRDefault="003034BD">
      <w:pPr>
        <w:rPr>
          <w:rFonts w:ascii="Pretendard" w:eastAsia="Pretendard" w:hAnsi="Pretendard"/>
        </w:rPr>
      </w:pPr>
    </w:p>
    <w:p w14:paraId="1DAD30F8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QAS-04 — 사용성 — 온보딩 완결율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A3559" w:rsidRPr="00750BFC" w14:paraId="3DCD698E" w14:textId="77777777" w:rsidTr="005D1BBA">
        <w:tc>
          <w:tcPr>
            <w:tcW w:w="1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4F9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proofErr w:type="spellStart"/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자극원</w:t>
            </w:r>
            <w:proofErr w:type="spellEnd"/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483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신규 사용자 (최초 앱 설치 후 실행)</w:t>
            </w:r>
          </w:p>
        </w:tc>
      </w:tr>
      <w:tr w:rsidR="00FA3559" w:rsidRPr="00750BFC" w14:paraId="042C0BA6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44E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lastRenderedPageBreak/>
              <w:t>자극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17D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온보딩 화면(성향 분석 설문)을 시작함</w:t>
            </w:r>
          </w:p>
        </w:tc>
      </w:tr>
      <w:tr w:rsidR="00FA3559" w:rsidRPr="00750BFC" w14:paraId="44F8F9C9" w14:textId="77777777" w:rsidTr="005D1BBA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77FA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환경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D54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정상 운영 상황, 첫 실행 환경</w:t>
            </w:r>
          </w:p>
        </w:tc>
      </w:tr>
      <w:tr w:rsidR="00FA3559" w:rsidRPr="00750BFC" w14:paraId="1BFD1305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75C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응답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F1DE" w14:textId="77777777" w:rsidR="005D1BBA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단계별 간결한 UI 안내, 중단 가능한 저장 포인트 제공, 투자 경험 없음 선택 시 단계 스킵, 회원가입을 멘토 배정</w:t>
            </w:r>
          </w:p>
          <w:p w14:paraId="1A1B14E3" w14:textId="0ED6E6E1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직전으로 미뤄 진입 장벽 최소화</w:t>
            </w:r>
          </w:p>
        </w:tc>
      </w:tr>
      <w:tr w:rsidR="00FA3559" w:rsidRPr="00750BFC" w14:paraId="7265EDC2" w14:textId="77777777" w:rsidTr="005D1BBA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766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응답 측정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B06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온보딩 완결율 90% 이상 (업계 평균 60~75% 대비)</w:t>
            </w:r>
          </w:p>
        </w:tc>
      </w:tr>
      <w:tr w:rsidR="00FA3559" w:rsidRPr="00750BFC" w14:paraId="796A8239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131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관련 NFR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AE6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NFR-07</w:t>
            </w:r>
          </w:p>
        </w:tc>
      </w:tr>
    </w:tbl>
    <w:p w14:paraId="0612AD63" w14:textId="77777777" w:rsidR="003034BD" w:rsidRPr="00750BFC" w:rsidRDefault="003034BD">
      <w:pPr>
        <w:rPr>
          <w:rFonts w:ascii="Pretendard" w:eastAsia="Pretendard" w:hAnsi="Pretendard"/>
        </w:rPr>
      </w:pPr>
    </w:p>
    <w:p w14:paraId="15925901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QAS-05 — 가용성 — API 장애 복구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FA3559" w:rsidRPr="00750BFC" w14:paraId="6E84F642" w14:textId="77777777" w:rsidTr="005D1BBA">
        <w:tc>
          <w:tcPr>
            <w:tcW w:w="1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2B0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proofErr w:type="spellStart"/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자극원</w:t>
            </w:r>
            <w:proofErr w:type="spellEnd"/>
          </w:p>
        </w:tc>
        <w:tc>
          <w:tcPr>
            <w:tcW w:w="78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266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시스템 내부 (외부 API 장애)</w:t>
            </w:r>
          </w:p>
        </w:tc>
      </w:tr>
      <w:tr w:rsidR="00FA3559" w:rsidRPr="00750BFC" w14:paraId="539BC1C4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237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자극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257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OpenAI API 또는 금융 데이터 API 중 하나에 장애 발생</w:t>
            </w:r>
          </w:p>
        </w:tc>
      </w:tr>
      <w:tr w:rsidR="00FA3559" w:rsidRPr="00750BFC" w14:paraId="3D650186" w14:textId="77777777" w:rsidTr="005D1BBA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4D2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환경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A50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운영 환경, 외부 API 부분 장애 상황</w:t>
            </w:r>
          </w:p>
        </w:tc>
      </w:tr>
      <w:tr w:rsidR="00FA3559" w:rsidRPr="00750BFC" w14:paraId="6A4D9752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39A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응답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DDC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Redis 캐시 데이터로 금융 지표 대체 제공, OpenAI API 장애 시 "일시적으로 멘토 서비스를 이용할 수 없습니다" 안내 후 재시도 유도</w:t>
            </w:r>
          </w:p>
        </w:tc>
      </w:tr>
      <w:tr w:rsidR="00FA3559" w:rsidRPr="00750BFC" w14:paraId="53035766" w14:textId="77777777" w:rsidTr="005D1BBA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0CF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응답 측정</w:t>
            </w:r>
          </w:p>
        </w:tc>
        <w:tc>
          <w:tcPr>
            <w:tcW w:w="7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3F7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API 장애 감지 후 1분 이내 복구 또는 캐시 대체 제공, 사용자에게 오류 상황 명확히 안내</w:t>
            </w:r>
          </w:p>
        </w:tc>
      </w:tr>
      <w:tr w:rsidR="00FA3559" w:rsidRPr="00750BFC" w14:paraId="65C9D72F" w14:textId="77777777" w:rsidTr="005D1BBA"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D37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관련 NFR</w:t>
            </w:r>
          </w:p>
        </w:tc>
        <w:tc>
          <w:tcPr>
            <w:tcW w:w="7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A69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NFR-02</w:t>
            </w:r>
          </w:p>
        </w:tc>
      </w:tr>
    </w:tbl>
    <w:p w14:paraId="0B511379" w14:textId="77777777" w:rsidR="003034BD" w:rsidRPr="00750BFC" w:rsidRDefault="003034BD">
      <w:pPr>
        <w:rPr>
          <w:rFonts w:ascii="Pretendard" w:eastAsia="Pretendard" w:hAnsi="Pretendard"/>
        </w:rPr>
      </w:pPr>
    </w:p>
    <w:p w14:paraId="4064C3ED" w14:textId="77777777" w:rsidR="003034BD" w:rsidRPr="00750BFC" w:rsidRDefault="00000000">
      <w:pPr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br w:type="page"/>
      </w:r>
    </w:p>
    <w:p w14:paraId="74BD3310" w14:textId="77777777" w:rsidR="003034BD" w:rsidRPr="00750BFC" w:rsidRDefault="00000000">
      <w:pPr>
        <w:pStyle w:val="1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>6. UML 다이어그램 (UML Diagrams)</w:t>
      </w:r>
    </w:p>
    <w:p w14:paraId="195CD018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6.1 유스케이스 다이어그램</w:t>
      </w:r>
    </w:p>
    <w:p w14:paraId="04FA4CD9" w14:textId="77777777" w:rsidR="005D1BBA" w:rsidRDefault="00000000" w:rsidP="005D7EDD">
      <w:pPr>
        <w:spacing w:before="40" w:after="60" w:line="340" w:lineRule="auto"/>
        <w:ind w:firstLineChars="100" w:firstLine="170"/>
        <w:jc w:val="both"/>
        <w:rPr>
          <w:rFonts w:ascii="Pretendard" w:eastAsia="Pretendard" w:hAnsi="Pretendard"/>
          <w:sz w:val="17"/>
          <w:szCs w:val="17"/>
        </w:rPr>
      </w:pPr>
      <w:r w:rsidRPr="00750BFC">
        <w:rPr>
          <w:rFonts w:ascii="Pretendard" w:eastAsia="Pretendard" w:hAnsi="Pretendard"/>
          <w:sz w:val="17"/>
          <w:szCs w:val="17"/>
        </w:rPr>
        <w:t xml:space="preserve">아래는 멘토스 시스템의 유스케이스 다이어그램이다. 두 명의 </w:t>
      </w:r>
      <w:proofErr w:type="spellStart"/>
      <w:r w:rsidRPr="00750BFC">
        <w:rPr>
          <w:rFonts w:ascii="Pretendard" w:eastAsia="Pretendard" w:hAnsi="Pretendard"/>
          <w:sz w:val="17"/>
          <w:szCs w:val="17"/>
        </w:rPr>
        <w:t>액터</w:t>
      </w:r>
      <w:proofErr w:type="spellEnd"/>
      <w:r w:rsidRPr="00750BFC">
        <w:rPr>
          <w:rFonts w:ascii="Pretendard" w:eastAsia="Pretendard" w:hAnsi="Pretendard"/>
          <w:sz w:val="17"/>
          <w:szCs w:val="17"/>
        </w:rPr>
        <w:t xml:space="preserve">(신규 사용자, 기존 사용자)와 UC-01~UC-10 총 10개의 </w:t>
      </w:r>
      <w:proofErr w:type="spellStart"/>
      <w:r w:rsidRPr="00750BFC">
        <w:rPr>
          <w:rFonts w:ascii="Pretendard" w:eastAsia="Pretendard" w:hAnsi="Pretendard"/>
          <w:sz w:val="17"/>
          <w:szCs w:val="17"/>
        </w:rPr>
        <w:t>유스케이스</w:t>
      </w:r>
      <w:proofErr w:type="spellEnd"/>
      <w:r w:rsidRPr="00750BFC">
        <w:rPr>
          <w:rFonts w:ascii="Pretendard" w:eastAsia="Pretendard" w:hAnsi="Pretendard"/>
          <w:sz w:val="17"/>
          <w:szCs w:val="17"/>
        </w:rPr>
        <w:t>, 외부</w:t>
      </w:r>
    </w:p>
    <w:p w14:paraId="3C32F3B5" w14:textId="77777777" w:rsidR="005D1BBA" w:rsidRDefault="00000000" w:rsidP="005D1BBA">
      <w:pPr>
        <w:spacing w:before="40" w:after="60" w:line="340" w:lineRule="auto"/>
        <w:jc w:val="both"/>
        <w:rPr>
          <w:rFonts w:ascii="Pretendard" w:eastAsia="Pretendard" w:hAnsi="Pretendard"/>
          <w:sz w:val="17"/>
          <w:szCs w:val="17"/>
        </w:rPr>
      </w:pPr>
      <w:r w:rsidRPr="00750BFC">
        <w:rPr>
          <w:rFonts w:ascii="Pretendard" w:eastAsia="Pretendard" w:hAnsi="Pretendard"/>
          <w:sz w:val="17"/>
          <w:szCs w:val="17"/>
        </w:rPr>
        <w:t>시스템 4개(OpenAI API, ECOS/</w:t>
      </w:r>
      <w:proofErr w:type="spellStart"/>
      <w:r w:rsidRPr="00750BFC">
        <w:rPr>
          <w:rFonts w:ascii="Pretendard" w:eastAsia="Pretendard" w:hAnsi="Pretendard"/>
          <w:sz w:val="17"/>
          <w:szCs w:val="17"/>
        </w:rPr>
        <w:t>yFinance</w:t>
      </w:r>
      <w:proofErr w:type="spellEnd"/>
      <w:r w:rsidRPr="00750BFC">
        <w:rPr>
          <w:rFonts w:ascii="Pretendard" w:eastAsia="Pretendard" w:hAnsi="Pretendard"/>
          <w:sz w:val="17"/>
          <w:szCs w:val="17"/>
        </w:rPr>
        <w:t>, Naver News API, FCM)로 구성된다. 신규 사용자는 기존 사용자를 generalization(상속)하며,</w:t>
      </w:r>
    </w:p>
    <w:p w14:paraId="18A7F61F" w14:textId="14D14AE5" w:rsidR="003034BD" w:rsidRPr="00750BFC" w:rsidRDefault="00000000" w:rsidP="005D1BBA">
      <w:pPr>
        <w:spacing w:before="40" w:after="60" w:line="340" w:lineRule="auto"/>
        <w:jc w:val="both"/>
        <w:rPr>
          <w:rFonts w:ascii="Pretendard" w:eastAsia="Pretendard" w:hAnsi="Pretendard"/>
        </w:rPr>
      </w:pPr>
      <w:proofErr w:type="spellStart"/>
      <w:r w:rsidRPr="00750BFC">
        <w:rPr>
          <w:rFonts w:ascii="Pretendard" w:eastAsia="Pretendard" w:hAnsi="Pretendard"/>
          <w:sz w:val="17"/>
          <w:szCs w:val="17"/>
        </w:rPr>
        <w:t>온보딩</w:t>
      </w:r>
      <w:proofErr w:type="spellEnd"/>
      <w:r w:rsidRPr="00750BFC">
        <w:rPr>
          <w:rFonts w:ascii="Pretendard" w:eastAsia="Pretendard" w:hAnsi="Pretendard"/>
          <w:sz w:val="17"/>
          <w:szCs w:val="17"/>
        </w:rPr>
        <w:t>(UC-01) 완료 후 기존 사용자와 동일한 모든 기능에 접근할 수 있다. UC-10 멘토 채팅 내 시나리오 분기 학습은 MVP 이후 추가 개발 대상(Helpful)으로 점선 타원으로 표시하였다.</w:t>
      </w:r>
    </w:p>
    <w:p w14:paraId="7E99CF16" w14:textId="77777777" w:rsidR="00571751" w:rsidRPr="00750BFC" w:rsidRDefault="00000000">
      <w:pPr>
        <w:spacing w:before="200" w:after="200"/>
        <w:jc w:val="center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noProof/>
        </w:rPr>
        <w:drawing>
          <wp:inline distT="0" distB="0" distL="0" distR="0" wp14:anchorId="6BF32BC4" wp14:editId="6AE2E873">
            <wp:extent cx="5486400" cy="4765819"/>
            <wp:effectExtent l="0" t="0" r="0" b="0"/>
            <wp:docPr id="3001" name="UC Diagram v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UC Diagram v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784C" w14:textId="77777777" w:rsidR="003034BD" w:rsidRPr="00750BFC" w:rsidRDefault="003034BD">
      <w:pPr>
        <w:spacing w:before="120" w:after="120"/>
        <w:jc w:val="center"/>
        <w:rPr>
          <w:rFonts w:ascii="Pretendard" w:eastAsia="Pretendard" w:hAnsi="Pretendard"/>
        </w:rPr>
      </w:pP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FA3559" w:rsidRPr="00750BFC" w14:paraId="1AF33EB0" w14:textId="77777777" w:rsidTr="005D1BBA">
        <w:trPr>
          <w:tblHeader/>
        </w:trPr>
        <w:tc>
          <w:tcPr>
            <w:tcW w:w="30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FEC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proofErr w:type="spellStart"/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액터</w:t>
            </w:r>
            <w:proofErr w:type="spellEnd"/>
          </w:p>
        </w:tc>
        <w:tc>
          <w:tcPr>
            <w:tcW w:w="6638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272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관련 유스케이스</w:t>
            </w:r>
          </w:p>
        </w:tc>
      </w:tr>
      <w:tr w:rsidR="00FA3559" w:rsidRPr="00750BFC" w14:paraId="695E2031" w14:textId="77777777" w:rsidTr="005D1BBA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98A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2030 초보 투자자 (신규)</w:t>
            </w:r>
          </w:p>
        </w:tc>
        <w:tc>
          <w:tcPr>
            <w:tcW w:w="66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8A7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UC-01 맞춤 투자 성향 분석</w:t>
            </w:r>
          </w:p>
        </w:tc>
      </w:tr>
      <w:tr w:rsidR="00FA3559" w:rsidRPr="00750BFC" w14:paraId="5D0E8058" w14:textId="77777777" w:rsidTr="005D1BBA"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F41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2030 초보 투자자 (기존)</w:t>
            </w:r>
          </w:p>
        </w:tc>
        <w:tc>
          <w:tcPr>
            <w:tcW w:w="66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96C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UC-02 AI 리포트 열람, UC-03 투기장, UC-04 AI 멘토 채팅, UC-05 금융 데이터 탐색, UC-06 스크랩 관리, UC-07 티어 진행 관리, UC-08 뉴스 상세, UC-09 대화 기록 관리, UC-10 시나리오 분기 학습 (Helpful)</w:t>
            </w:r>
          </w:p>
        </w:tc>
      </w:tr>
      <w:tr w:rsidR="00FA3559" w:rsidRPr="00750BFC" w14:paraId="20EBB2CC" w14:textId="77777777" w:rsidTr="005D1BBA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911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외부: OpenAI API</w:t>
            </w:r>
          </w:p>
        </w:tc>
        <w:tc>
          <w:tcPr>
            <w:tcW w:w="66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6F5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UC-02, UC-03, UC-04 — GPT-4o 기반 응답 생성</w:t>
            </w:r>
          </w:p>
        </w:tc>
      </w:tr>
      <w:tr w:rsidR="00FA3559" w:rsidRPr="00750BFC" w14:paraId="1A86E792" w14:textId="77777777" w:rsidTr="005D1BBA"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085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lastRenderedPageBreak/>
              <w:t>외부: ECOS / yFinance</w:t>
            </w:r>
          </w:p>
        </w:tc>
        <w:tc>
          <w:tcPr>
            <w:tcW w:w="66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B47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UC-05 — 금융 지표 데이터 공급</w:t>
            </w:r>
          </w:p>
        </w:tc>
      </w:tr>
      <w:tr w:rsidR="00FA3559" w:rsidRPr="00750BFC" w14:paraId="32F02A00" w14:textId="77777777" w:rsidTr="005D1BBA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7C7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외부: Naver News API</w:t>
            </w:r>
          </w:p>
        </w:tc>
        <w:tc>
          <w:tcPr>
            <w:tcW w:w="66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E1E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UC-05, UC-08 — 뉴스 데이터 공급</w:t>
            </w:r>
          </w:p>
        </w:tc>
      </w:tr>
      <w:tr w:rsidR="00FA3559" w:rsidRPr="00750BFC" w14:paraId="74A43B0A" w14:textId="77777777" w:rsidTr="005D1BBA"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00D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외부: FCM</w:t>
            </w:r>
          </w:p>
        </w:tc>
        <w:tc>
          <w:tcPr>
            <w:tcW w:w="66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075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UC-02 — 일일 리포트 및 승급시험 응시 가능 알림 푸시</w:t>
            </w:r>
          </w:p>
        </w:tc>
      </w:tr>
    </w:tbl>
    <w:p w14:paraId="5B79F5E1" w14:textId="77777777" w:rsidR="003034BD" w:rsidRPr="00750BFC" w:rsidRDefault="003034BD">
      <w:pPr>
        <w:rPr>
          <w:rFonts w:ascii="Pretendard" w:eastAsia="Pretendard" w:hAnsi="Pretendard"/>
        </w:rPr>
      </w:pPr>
    </w:p>
    <w:p w14:paraId="70DA8D54" w14:textId="77777777" w:rsidR="003034BD" w:rsidRPr="00750BFC" w:rsidRDefault="00000000">
      <w:pPr>
        <w:spacing w:before="40" w:after="60" w:line="340" w:lineRule="auto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9"/>
          <w:szCs w:val="19"/>
        </w:rPr>
        <w:t>주요 관계: UC-01→UC-04 &lt;&lt;include&gt;&gt;, UC-02→UC-04 &lt;&lt;extend&gt;&gt;, UC-02→UC-03 &lt;&lt;extend&gt;&gt;, UC-03→UC-04 &lt;&lt;extend&gt;&gt;, UC-05→UC-08 &lt;&lt;include&gt;&gt;, UC-08→UC-06 &lt;&lt;extend&gt;&gt;, UC-09→UC-04 &lt;&lt;extend&gt;&gt;, UC-*→UC-07 (XP 연동), UC-04→UC-10 «include» (Helpful, MVP 이후), 신규 사용자→기존 사용자 generalization</w:t>
      </w:r>
    </w:p>
    <w:p w14:paraId="0B6CD27E" w14:textId="77777777" w:rsidR="003034BD" w:rsidRPr="00750BFC" w:rsidRDefault="003034BD">
      <w:pPr>
        <w:rPr>
          <w:rFonts w:ascii="Pretendard" w:eastAsia="Pretendard" w:hAnsi="Pretendard"/>
        </w:rPr>
      </w:pPr>
    </w:p>
    <w:p w14:paraId="68D3F2BA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6.2 시스템 아키텍처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438"/>
      </w:tblGrid>
      <w:tr w:rsidR="00FA3559" w:rsidRPr="00750BFC" w14:paraId="377B0DE3" w14:textId="77777777" w:rsidTr="005D1BBA">
        <w:trPr>
          <w:tblHeader/>
        </w:trPr>
        <w:tc>
          <w:tcPr>
            <w:tcW w:w="2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CA4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계층</w:t>
            </w:r>
          </w:p>
        </w:tc>
        <w:tc>
          <w:tcPr>
            <w:tcW w:w="30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A1B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구성 요소</w:t>
            </w:r>
          </w:p>
        </w:tc>
        <w:tc>
          <w:tcPr>
            <w:tcW w:w="4438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0C9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역할</w:t>
            </w:r>
          </w:p>
        </w:tc>
      </w:tr>
      <w:tr w:rsidR="00FA3559" w:rsidRPr="00750BFC" w14:paraId="3B418F1C" w14:textId="77777777" w:rsidTr="005D1BBA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96E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Presentation Layer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FDA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React Native (iOS/Android)</w:t>
            </w:r>
          </w:p>
        </w:tc>
        <w:tc>
          <w:tcPr>
            <w:tcW w:w="44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DDA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채팅 UI, 리포트 뷰, 투기장 UI, 탐색 탭, 프로필/티어</w:t>
            </w:r>
          </w:p>
        </w:tc>
      </w:tr>
      <w:tr w:rsidR="00FA3559" w:rsidRPr="00750BFC" w14:paraId="78BB9863" w14:textId="77777777" w:rsidTr="005D1BBA">
        <w:tc>
          <w:tcPr>
            <w:tcW w:w="2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029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Business Logic Layer</w:t>
            </w:r>
          </w:p>
        </w:tc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E18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FastAPI Backend</w:t>
            </w:r>
          </w:p>
        </w:tc>
        <w:tc>
          <w:tcPr>
            <w:tcW w:w="44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D7F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API Gateway, Auth/Chat/Report/Debate/Quest Service</w:t>
            </w:r>
          </w:p>
        </w:tc>
      </w:tr>
      <w:tr w:rsidR="00FA3559" w:rsidRPr="00750BFC" w14:paraId="1EA4DBDB" w14:textId="77777777" w:rsidTr="005D1BBA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16D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Data Layer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CA5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PostgreSQL</w:t>
            </w:r>
          </w:p>
        </w:tc>
        <w:tc>
          <w:tcPr>
            <w:tcW w:w="44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46D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사용자/멘토/리포트/티어 관계형 데이터</w:t>
            </w:r>
          </w:p>
        </w:tc>
      </w:tr>
      <w:tr w:rsidR="00FA3559" w:rsidRPr="00750BFC" w14:paraId="3286075F" w14:textId="77777777" w:rsidTr="005D1BBA">
        <w:tc>
          <w:tcPr>
            <w:tcW w:w="2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13E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Data Layer</w:t>
            </w:r>
          </w:p>
        </w:tc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AF3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Redis</w:t>
            </w:r>
          </w:p>
        </w:tc>
        <w:tc>
          <w:tcPr>
            <w:tcW w:w="44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192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캐시 및 Celery Broker</w:t>
            </w:r>
          </w:p>
        </w:tc>
      </w:tr>
      <w:tr w:rsidR="00FA3559" w:rsidRPr="00750BFC" w14:paraId="01903F4D" w14:textId="77777777" w:rsidTr="005D1BBA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9A4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Data Layer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978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Chroma</w:t>
            </w:r>
          </w:p>
        </w:tc>
        <w:tc>
          <w:tcPr>
            <w:tcW w:w="44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CCD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벡터 DB — RAG 의미 검색</w:t>
            </w:r>
          </w:p>
        </w:tc>
      </w:tr>
      <w:tr w:rsidR="00FA3559" w:rsidRPr="00750BFC" w14:paraId="4338ED34" w14:textId="77777777" w:rsidTr="005D1BBA">
        <w:tc>
          <w:tcPr>
            <w:tcW w:w="2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2A7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Pipeline</w:t>
            </w:r>
          </w:p>
        </w:tc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FDC1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Playwright/BS4 → OpenAI 임베딩 → Chroma → LangChain RAG → GPT-4o</w:t>
            </w:r>
          </w:p>
        </w:tc>
        <w:tc>
          <w:tcPr>
            <w:tcW w:w="44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670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뉴스 수집 → 벡터화 → 검색 → 멘토 응답 생성</w:t>
            </w:r>
          </w:p>
        </w:tc>
      </w:tr>
    </w:tbl>
    <w:p w14:paraId="79F0BB54" w14:textId="77777777" w:rsidR="003034BD" w:rsidRDefault="003034BD">
      <w:pPr>
        <w:rPr>
          <w:rFonts w:ascii="Pretendard" w:eastAsia="Pretendard" w:hAnsi="Pretendard"/>
        </w:rPr>
      </w:pPr>
    </w:p>
    <w:p w14:paraId="2F0B8A38" w14:textId="77777777" w:rsidR="005D1BBA" w:rsidRDefault="005D1BBA">
      <w:pPr>
        <w:rPr>
          <w:rFonts w:ascii="Pretendard" w:eastAsia="Pretendard" w:hAnsi="Pretendard"/>
        </w:rPr>
      </w:pPr>
    </w:p>
    <w:p w14:paraId="0124FCF4" w14:textId="77777777" w:rsidR="005D1BBA" w:rsidRDefault="005D1BBA">
      <w:pPr>
        <w:rPr>
          <w:rFonts w:ascii="Pretendard" w:eastAsia="Pretendard" w:hAnsi="Pretendard"/>
        </w:rPr>
      </w:pPr>
    </w:p>
    <w:p w14:paraId="02A0D209" w14:textId="77777777" w:rsidR="005D1BBA" w:rsidRDefault="005D1BBA">
      <w:pPr>
        <w:rPr>
          <w:rFonts w:ascii="Pretendard" w:eastAsia="Pretendard" w:hAnsi="Pretendard"/>
        </w:rPr>
      </w:pPr>
    </w:p>
    <w:p w14:paraId="7D2595F7" w14:textId="77777777" w:rsidR="005D1BBA" w:rsidRDefault="005D1BBA">
      <w:pPr>
        <w:rPr>
          <w:rFonts w:ascii="Pretendard" w:eastAsia="Pretendard" w:hAnsi="Pretendard"/>
        </w:rPr>
      </w:pPr>
    </w:p>
    <w:p w14:paraId="136DCC4D" w14:textId="77777777" w:rsidR="005D1BBA" w:rsidRDefault="005D1BBA">
      <w:pPr>
        <w:rPr>
          <w:rFonts w:ascii="Pretendard" w:eastAsia="Pretendard" w:hAnsi="Pretendard"/>
        </w:rPr>
      </w:pPr>
    </w:p>
    <w:p w14:paraId="120A7419" w14:textId="77777777" w:rsidR="005D1BBA" w:rsidRDefault="005D1BBA">
      <w:pPr>
        <w:rPr>
          <w:rFonts w:ascii="Pretendard" w:eastAsia="Pretendard" w:hAnsi="Pretendard"/>
        </w:rPr>
      </w:pPr>
    </w:p>
    <w:p w14:paraId="4F427939" w14:textId="77777777" w:rsidR="005D1BBA" w:rsidRDefault="005D1BBA">
      <w:pPr>
        <w:rPr>
          <w:rFonts w:ascii="Pretendard" w:eastAsia="Pretendard" w:hAnsi="Pretendard"/>
        </w:rPr>
      </w:pPr>
    </w:p>
    <w:p w14:paraId="36338B4A" w14:textId="77777777" w:rsidR="005D1BBA" w:rsidRDefault="005D1BBA">
      <w:pPr>
        <w:rPr>
          <w:rFonts w:ascii="Pretendard" w:eastAsia="Pretendard" w:hAnsi="Pretendard"/>
        </w:rPr>
      </w:pPr>
    </w:p>
    <w:p w14:paraId="4EC33E36" w14:textId="77777777" w:rsidR="005D1BBA" w:rsidRDefault="005D1BBA">
      <w:pPr>
        <w:rPr>
          <w:rFonts w:ascii="Pretendard" w:eastAsia="Pretendard" w:hAnsi="Pretendard"/>
        </w:rPr>
      </w:pPr>
    </w:p>
    <w:p w14:paraId="4AAB9F86" w14:textId="77777777" w:rsidR="005D1BBA" w:rsidRDefault="005D1BBA">
      <w:pPr>
        <w:rPr>
          <w:rFonts w:ascii="Pretendard" w:eastAsia="Pretendard" w:hAnsi="Pretendard"/>
        </w:rPr>
      </w:pPr>
    </w:p>
    <w:p w14:paraId="4D26E8AA" w14:textId="77777777" w:rsidR="005D1BBA" w:rsidRDefault="005D1BBA">
      <w:pPr>
        <w:rPr>
          <w:rFonts w:ascii="Pretendard" w:eastAsia="Pretendard" w:hAnsi="Pretendard"/>
        </w:rPr>
      </w:pPr>
    </w:p>
    <w:p w14:paraId="0D138FCF" w14:textId="77777777" w:rsidR="005D1BBA" w:rsidRDefault="005D1BBA">
      <w:pPr>
        <w:rPr>
          <w:rFonts w:ascii="Pretendard" w:eastAsia="Pretendard" w:hAnsi="Pretendard"/>
        </w:rPr>
      </w:pPr>
    </w:p>
    <w:p w14:paraId="5EDF0B27" w14:textId="77777777" w:rsidR="005D1BBA" w:rsidRDefault="005D1BBA">
      <w:pPr>
        <w:rPr>
          <w:rFonts w:ascii="Pretendard" w:eastAsia="Pretendard" w:hAnsi="Pretendard"/>
        </w:rPr>
      </w:pPr>
    </w:p>
    <w:p w14:paraId="18BB3AC6" w14:textId="77777777" w:rsidR="005D1BBA" w:rsidRDefault="005D1BBA">
      <w:pPr>
        <w:rPr>
          <w:rFonts w:ascii="Pretendard" w:eastAsia="Pretendard" w:hAnsi="Pretendard"/>
        </w:rPr>
      </w:pPr>
    </w:p>
    <w:p w14:paraId="31DD0CE1" w14:textId="77777777" w:rsidR="005D1BBA" w:rsidRPr="00750BFC" w:rsidRDefault="005D1BBA">
      <w:pPr>
        <w:rPr>
          <w:rFonts w:ascii="Pretendard" w:eastAsia="Pretendard" w:hAnsi="Pretendard"/>
        </w:rPr>
      </w:pPr>
    </w:p>
    <w:p w14:paraId="5E516402" w14:textId="77777777" w:rsidR="00152B6A" w:rsidRPr="00750BFC" w:rsidRDefault="00000000" w:rsidP="00152B6A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>6.3 시퀀스 다이어그램</w:t>
      </w:r>
    </w:p>
    <w:p w14:paraId="234F84BF" w14:textId="276D8EA1" w:rsidR="003034BD" w:rsidRPr="00750BFC" w:rsidRDefault="00000000" w:rsidP="00152B6A">
      <w:pPr>
        <w:pStyle w:val="2"/>
        <w:ind w:firstLine="80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auto"/>
          <w:sz w:val="22"/>
          <w:szCs w:val="22"/>
        </w:rPr>
        <w:t xml:space="preserve">UC-03 </w:t>
      </w:r>
      <w:proofErr w:type="spellStart"/>
      <w:r w:rsidRPr="00750BFC">
        <w:rPr>
          <w:rFonts w:ascii="Pretendard" w:eastAsia="Pretendard" w:hAnsi="Pretendard"/>
          <w:color w:val="auto"/>
          <w:sz w:val="22"/>
          <w:szCs w:val="22"/>
        </w:rPr>
        <w:t>투기장</w:t>
      </w:r>
      <w:proofErr w:type="spellEnd"/>
      <w:r w:rsidRPr="00750BFC">
        <w:rPr>
          <w:rFonts w:ascii="Pretendard" w:eastAsia="Pretendard" w:hAnsi="Pretendard"/>
          <w:color w:val="auto"/>
          <w:sz w:val="22"/>
          <w:szCs w:val="22"/>
        </w:rPr>
        <w:t xml:space="preserve"> 토론 흐름</w:t>
      </w:r>
    </w:p>
    <w:p w14:paraId="3CA45759" w14:textId="77777777" w:rsidR="00571751" w:rsidRPr="00750BFC" w:rsidRDefault="00000000">
      <w:pPr>
        <w:spacing w:before="120" w:after="120"/>
        <w:jc w:val="center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noProof/>
        </w:rPr>
        <w:drawing>
          <wp:inline distT="0" distB="0" distL="0" distR="0" wp14:anchorId="1DFC737F" wp14:editId="2FF58B13">
            <wp:extent cx="5356544" cy="4798695"/>
            <wp:effectExtent l="0" t="0" r="0" b="1905"/>
            <wp:docPr id="2003" name="Sequence Diagram UC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Sequence Diagram UC-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8925" cy="484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1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71"/>
      </w:tblGrid>
      <w:tr w:rsidR="00FA3559" w:rsidRPr="00750BFC" w14:paraId="767B3286" w14:textId="77777777" w:rsidTr="00596B81">
        <w:trPr>
          <w:tblHeader/>
        </w:trPr>
        <w:tc>
          <w:tcPr>
            <w:tcW w:w="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C18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단계</w:t>
            </w:r>
          </w:p>
        </w:tc>
        <w:tc>
          <w:tcPr>
            <w:tcW w:w="8271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595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흐름</w:t>
            </w:r>
          </w:p>
        </w:tc>
      </w:tr>
      <w:tr w:rsidR="00FA3559" w:rsidRPr="00750BFC" w14:paraId="441A85C1" w14:textId="77777777" w:rsidTr="00596B81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294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1</w:t>
            </w:r>
          </w:p>
        </w:tc>
        <w:tc>
          <w:tcPr>
            <w:tcW w:w="82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5B1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User → Frontend: 투기장 탭 진입, 멘토 2명 선택 + 주제 입력</w:t>
            </w:r>
          </w:p>
        </w:tc>
      </w:tr>
      <w:tr w:rsidR="00FA3559" w:rsidRPr="00750BFC" w14:paraId="157806C0" w14:textId="77777777" w:rsidTr="00596B81">
        <w:tc>
          <w:tcPr>
            <w:tcW w:w="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156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2</w:t>
            </w:r>
          </w:p>
        </w:tc>
        <w:tc>
          <w:tcPr>
            <w:tcW w:w="827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030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Frontend → Backend: POST /api/debate/start</w:t>
            </w:r>
          </w:p>
        </w:tc>
      </w:tr>
      <w:tr w:rsidR="00FA3559" w:rsidRPr="00750BFC" w14:paraId="0B82E7DD" w14:textId="77777777" w:rsidTr="00596B81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BA1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3</w:t>
            </w:r>
          </w:p>
        </w:tc>
        <w:tc>
          <w:tcPr>
            <w:tcW w:w="82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8D2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Backend → AI Service: 멘토A 의견 생성 요청 (RAG + 페르소나A)</w:t>
            </w:r>
          </w:p>
        </w:tc>
      </w:tr>
      <w:tr w:rsidR="00FA3559" w:rsidRPr="00750BFC" w14:paraId="17763A20" w14:textId="77777777" w:rsidTr="00596B81">
        <w:tc>
          <w:tcPr>
            <w:tcW w:w="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C2D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4</w:t>
            </w:r>
          </w:p>
        </w:tc>
        <w:tc>
          <w:tcPr>
            <w:tcW w:w="827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2C0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Service → Chroma: 벡터 검색 (주제 관련 문서)</w:t>
            </w:r>
          </w:p>
        </w:tc>
      </w:tr>
      <w:tr w:rsidR="00FA3559" w:rsidRPr="00750BFC" w14:paraId="293014F5" w14:textId="77777777" w:rsidTr="00596B81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A3D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5</w:t>
            </w:r>
          </w:p>
        </w:tc>
        <w:tc>
          <w:tcPr>
            <w:tcW w:w="82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03C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Service → OpenAI: GPT-4o 호출 (멘토A 페르소나 + 컨텍스트)</w:t>
            </w:r>
          </w:p>
        </w:tc>
      </w:tr>
      <w:tr w:rsidR="00FA3559" w:rsidRPr="00750BFC" w14:paraId="731AB8AF" w14:textId="77777777" w:rsidTr="00596B81">
        <w:tc>
          <w:tcPr>
            <w:tcW w:w="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B3C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6</w:t>
            </w:r>
          </w:p>
        </w:tc>
        <w:tc>
          <w:tcPr>
            <w:tcW w:w="827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8D2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Backend → Frontend: 멘토A 의견 전송 → User 표시</w:t>
            </w:r>
          </w:p>
        </w:tc>
      </w:tr>
      <w:tr w:rsidR="00FA3559" w:rsidRPr="00750BFC" w14:paraId="7D393F1A" w14:textId="77777777" w:rsidTr="00596B81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FA6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7</w:t>
            </w:r>
          </w:p>
        </w:tc>
        <w:tc>
          <w:tcPr>
            <w:tcW w:w="82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F96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Backend → AI Service: 멘토B 반박 생성 (멘토A 의견 포함)</w:t>
            </w:r>
          </w:p>
        </w:tc>
      </w:tr>
      <w:tr w:rsidR="00FA3559" w:rsidRPr="00750BFC" w14:paraId="707ABAAA" w14:textId="77777777" w:rsidTr="00596B81">
        <w:tc>
          <w:tcPr>
            <w:tcW w:w="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B71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8</w:t>
            </w:r>
          </w:p>
        </w:tc>
        <w:tc>
          <w:tcPr>
            <w:tcW w:w="827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B85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Backend → Frontend: 멘토B 반박 전송 → User 표시</w:t>
            </w:r>
          </w:p>
        </w:tc>
      </w:tr>
      <w:tr w:rsidR="00FA3559" w:rsidRPr="00750BFC" w14:paraId="636C2DD1" w14:textId="77777777" w:rsidTr="00596B81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F14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9</w:t>
            </w:r>
          </w:p>
        </w:tc>
        <w:tc>
          <w:tcPr>
            <w:tcW w:w="82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5C2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Backend → AI Service: 멘토A 재반박 생성</w:t>
            </w:r>
          </w:p>
        </w:tc>
      </w:tr>
      <w:tr w:rsidR="00FA3559" w:rsidRPr="00750BFC" w14:paraId="4A477C6C" w14:textId="77777777" w:rsidTr="00596B81">
        <w:tc>
          <w:tcPr>
            <w:tcW w:w="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891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lastRenderedPageBreak/>
              <w:t>10</w:t>
            </w:r>
          </w:p>
        </w:tc>
        <w:tc>
          <w:tcPr>
            <w:tcW w:w="827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DD6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Backend → Frontend: 재반박 + 토론 요약 + 판단 유도 메시지</w:t>
            </w:r>
          </w:p>
        </w:tc>
      </w:tr>
      <w:tr w:rsidR="00FA3559" w:rsidRPr="00750BFC" w14:paraId="5AE7F708" w14:textId="77777777" w:rsidTr="00596B81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1F3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11</w:t>
            </w:r>
          </w:p>
        </w:tc>
        <w:tc>
          <w:tcPr>
            <w:tcW w:w="82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5A1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Backend → PostgreSQL: 토론 내역 저장</w:t>
            </w:r>
          </w:p>
        </w:tc>
      </w:tr>
      <w:tr w:rsidR="00FA3559" w:rsidRPr="00750BFC" w14:paraId="3779B3F7" w14:textId="77777777" w:rsidTr="00596B81">
        <w:tc>
          <w:tcPr>
            <w:tcW w:w="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C85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12</w:t>
            </w:r>
          </w:p>
        </w:tc>
        <w:tc>
          <w:tcPr>
            <w:tcW w:w="827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BB0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Backend → Quest Service:  지급</w:t>
            </w:r>
          </w:p>
        </w:tc>
      </w:tr>
    </w:tbl>
    <w:p w14:paraId="52F9DC07" w14:textId="11167FDC" w:rsidR="003034BD" w:rsidRPr="00750BFC" w:rsidRDefault="003034BD">
      <w:pPr>
        <w:rPr>
          <w:rFonts w:ascii="Pretendard" w:eastAsia="Pretendard" w:hAnsi="Pretendard"/>
        </w:rPr>
      </w:pPr>
    </w:p>
    <w:p w14:paraId="416F898D" w14:textId="1CAEE614" w:rsidR="00152B6A" w:rsidRPr="00750BFC" w:rsidRDefault="00152B6A" w:rsidP="00152B6A">
      <w:pPr>
        <w:pStyle w:val="2"/>
        <w:ind w:firstLine="800"/>
        <w:rPr>
          <w:rFonts w:ascii="Pretendard" w:eastAsia="Pretendard" w:hAnsi="Pretendard"/>
          <w:color w:val="auto"/>
          <w:sz w:val="22"/>
          <w:szCs w:val="22"/>
        </w:rPr>
      </w:pPr>
      <w:r w:rsidRPr="00750BFC">
        <w:rPr>
          <w:rFonts w:ascii="Pretendard" w:eastAsia="Pretendard" w:hAnsi="Pretendard"/>
          <w:color w:val="auto"/>
          <w:sz w:val="22"/>
          <w:szCs w:val="22"/>
        </w:rPr>
        <w:t>UC-0</w:t>
      </w:r>
      <w:r w:rsidRPr="00750BFC">
        <w:rPr>
          <w:rFonts w:ascii="Pretendard" w:eastAsia="Pretendard" w:hAnsi="Pretendard" w:hint="eastAsia"/>
          <w:color w:val="auto"/>
          <w:sz w:val="22"/>
          <w:szCs w:val="22"/>
        </w:rPr>
        <w:t>4</w:t>
      </w:r>
      <w:r w:rsidRPr="00750BFC">
        <w:rPr>
          <w:rFonts w:ascii="Pretendard" w:eastAsia="Pretendard" w:hAnsi="Pretendard"/>
          <w:color w:val="auto"/>
          <w:sz w:val="22"/>
          <w:szCs w:val="22"/>
        </w:rPr>
        <w:t xml:space="preserve"> AI 멘토 채팅 흐름</w:t>
      </w:r>
    </w:p>
    <w:p w14:paraId="217C03D1" w14:textId="2DAB2CBD" w:rsidR="00596B81" w:rsidRPr="00750BFC" w:rsidRDefault="00596B81" w:rsidP="00596B81">
      <w:pPr>
        <w:rPr>
          <w:rFonts w:ascii="Pretendard" w:eastAsia="Pretendard" w:hAnsi="Pretendard"/>
          <w:color w:val="2563EB"/>
          <w:sz w:val="24"/>
          <w:szCs w:val="24"/>
        </w:rPr>
      </w:pPr>
      <w:r w:rsidRPr="00750BFC">
        <w:rPr>
          <w:rFonts w:ascii="Pretendard" w:eastAsia="Pretendard" w:hAnsi="Pretendard"/>
          <w:noProof/>
        </w:rPr>
        <w:drawing>
          <wp:inline distT="0" distB="0" distL="0" distR="0" wp14:anchorId="1AE010E6" wp14:editId="20F510E9">
            <wp:extent cx="5715000" cy="6934200"/>
            <wp:effectExtent l="0" t="0" r="0" b="0"/>
            <wp:docPr id="1" name="UC-04_Sequence_Diagram" descr="User, Frontend, Backend, Auth Svc, Redis, AI Service, Chroma, OpenAI, PostgreSQL 9개 라이프라인 간 메시지 흐름을 보여주는 UML 시퀀스 다이어그램" title="UC-04 AI 멘토 채팅 시퀀스 다이어그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38"/>
      </w:tblGrid>
      <w:tr w:rsidR="00152B6A" w:rsidRPr="00750BFC" w14:paraId="57AC39ED" w14:textId="77777777" w:rsidTr="0086303B">
        <w:trPr>
          <w:tblHeader/>
        </w:trPr>
        <w:tc>
          <w:tcPr>
            <w:tcW w:w="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0BAE" w14:textId="77777777" w:rsidR="00152B6A" w:rsidRPr="00750BFC" w:rsidRDefault="00152B6A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lastRenderedPageBreak/>
              <w:t>단계</w:t>
            </w:r>
          </w:p>
        </w:tc>
        <w:tc>
          <w:tcPr>
            <w:tcW w:w="8838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EFCD" w14:textId="77777777" w:rsidR="00152B6A" w:rsidRPr="00750BFC" w:rsidRDefault="00152B6A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흐름</w:t>
            </w:r>
          </w:p>
        </w:tc>
      </w:tr>
      <w:tr w:rsidR="00152B6A" w:rsidRPr="00750BFC" w14:paraId="070850C4" w14:textId="77777777" w:rsidTr="0086303B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2A9E" w14:textId="262A7261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1</w:t>
            </w:r>
          </w:p>
        </w:tc>
        <w:tc>
          <w:tcPr>
            <w:tcW w:w="8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A9FE" w14:textId="601F9AC7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User → Frontend: 채팅 탭 진입, 질문 텍스트 입력 및 전송</w:t>
            </w:r>
          </w:p>
        </w:tc>
      </w:tr>
      <w:tr w:rsidR="00152B6A" w:rsidRPr="00750BFC" w14:paraId="509B53A0" w14:textId="77777777" w:rsidTr="0086303B">
        <w:tc>
          <w:tcPr>
            <w:tcW w:w="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1A5C" w14:textId="03AD63BE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2</w:t>
            </w:r>
          </w:p>
        </w:tc>
        <w:tc>
          <w:tcPr>
            <w:tcW w:w="8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2D3E" w14:textId="5697A587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Frontend → Backend: POST /</w:t>
            </w:r>
            <w:proofErr w:type="spellStart"/>
            <w:r w:rsidRPr="00750BFC">
              <w:rPr>
                <w:rFonts w:ascii="Pretendard" w:eastAsia="Pretendard" w:hAnsi="Pretendard"/>
                <w:sz w:val="17"/>
                <w:szCs w:val="17"/>
              </w:rPr>
              <w:t>api</w:t>
            </w:r>
            <w:proofErr w:type="spellEnd"/>
            <w:r w:rsidRPr="00750BFC">
              <w:rPr>
                <w:rFonts w:ascii="Pretendard" w:eastAsia="Pretendard" w:hAnsi="Pretendard"/>
                <w:sz w:val="17"/>
                <w:szCs w:val="17"/>
              </w:rPr>
              <w:t>/chat/message (</w:t>
            </w:r>
            <w:proofErr w:type="spellStart"/>
            <w:r w:rsidRPr="00750BFC">
              <w:rPr>
                <w:rFonts w:ascii="Pretendard" w:eastAsia="Pretendard" w:hAnsi="Pretendard"/>
                <w:sz w:val="17"/>
                <w:szCs w:val="17"/>
              </w:rPr>
              <w:t>user_id</w:t>
            </w:r>
            <w:proofErr w:type="spellEnd"/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, </w:t>
            </w:r>
            <w:proofErr w:type="spellStart"/>
            <w:r w:rsidRPr="00750BFC">
              <w:rPr>
                <w:rFonts w:ascii="Pretendard" w:eastAsia="Pretendard" w:hAnsi="Pretendard"/>
                <w:sz w:val="17"/>
                <w:szCs w:val="17"/>
              </w:rPr>
              <w:t>mentor_id</w:t>
            </w:r>
            <w:proofErr w:type="spellEnd"/>
            <w:r w:rsidRPr="00750BFC">
              <w:rPr>
                <w:rFonts w:ascii="Pretendard" w:eastAsia="Pretendard" w:hAnsi="Pretendard"/>
                <w:sz w:val="17"/>
                <w:szCs w:val="17"/>
              </w:rPr>
              <w:t>, question, level)</w:t>
            </w:r>
          </w:p>
        </w:tc>
      </w:tr>
      <w:tr w:rsidR="00152B6A" w:rsidRPr="00750BFC" w14:paraId="65C3D579" w14:textId="77777777" w:rsidTr="0086303B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127D" w14:textId="6B8B2697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3</w:t>
            </w:r>
          </w:p>
        </w:tc>
        <w:tc>
          <w:tcPr>
            <w:tcW w:w="8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3ECB" w14:textId="452FCFE4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Backend → Auth Service: JWT 토큰 검증 (NFR-11)</w:t>
            </w:r>
          </w:p>
        </w:tc>
      </w:tr>
      <w:tr w:rsidR="00152B6A" w:rsidRPr="00750BFC" w14:paraId="5208C04B" w14:textId="77777777" w:rsidTr="0086303B">
        <w:tc>
          <w:tcPr>
            <w:tcW w:w="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7A18" w14:textId="03D39C72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4</w:t>
            </w:r>
          </w:p>
        </w:tc>
        <w:tc>
          <w:tcPr>
            <w:tcW w:w="8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BD36" w14:textId="7FEE0167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Backend → PostgreSQL: 사용자 프로필·티어·학습 멘토 조회</w:t>
            </w:r>
          </w:p>
        </w:tc>
      </w:tr>
      <w:tr w:rsidR="00152B6A" w:rsidRPr="00750BFC" w14:paraId="74FCDE48" w14:textId="77777777" w:rsidTr="0086303B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EADE" w14:textId="131072C9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5</w:t>
            </w:r>
          </w:p>
        </w:tc>
        <w:tc>
          <w:tcPr>
            <w:tcW w:w="8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1686" w14:textId="02999B86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Backend → Redis: 최근 대화 컨텍스트(Chat History) 조회 (캐시 히트 시)</w:t>
            </w:r>
          </w:p>
        </w:tc>
      </w:tr>
      <w:tr w:rsidR="00152B6A" w:rsidRPr="00750BFC" w14:paraId="72E13BAB" w14:textId="77777777" w:rsidTr="0086303B">
        <w:tc>
          <w:tcPr>
            <w:tcW w:w="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5490" w14:textId="69EBF442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6</w:t>
            </w:r>
          </w:p>
        </w:tc>
        <w:tc>
          <w:tcPr>
            <w:tcW w:w="8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DB13" w14:textId="3C81797C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Backend → AI Service: RAG 파이프라인 호출 (질문 + 페르소나 + 티어 + 이전 대화)</w:t>
            </w:r>
          </w:p>
        </w:tc>
      </w:tr>
      <w:tr w:rsidR="00152B6A" w:rsidRPr="00750BFC" w14:paraId="1C6773C3" w14:textId="77777777" w:rsidTr="0086303B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122C" w14:textId="7F60A7D5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7</w:t>
            </w:r>
          </w:p>
        </w:tc>
        <w:tc>
          <w:tcPr>
            <w:tcW w:w="8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EFFC" w14:textId="1A205F80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AI Service → Chroma: 질문 </w:t>
            </w:r>
            <w:proofErr w:type="spellStart"/>
            <w:r w:rsidRPr="00750BFC">
              <w:rPr>
                <w:rFonts w:ascii="Pretendard" w:eastAsia="Pretendard" w:hAnsi="Pretendard"/>
                <w:sz w:val="17"/>
                <w:szCs w:val="17"/>
              </w:rPr>
              <w:t>임베딩</w:t>
            </w:r>
            <w:proofErr w:type="spellEnd"/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 → 벡터 검색 (top-k 문서 추출)</w:t>
            </w:r>
          </w:p>
        </w:tc>
      </w:tr>
      <w:tr w:rsidR="00152B6A" w:rsidRPr="00750BFC" w14:paraId="0E02DEA9" w14:textId="77777777" w:rsidTr="0086303B">
        <w:tc>
          <w:tcPr>
            <w:tcW w:w="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B1D1" w14:textId="51357E90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8</w:t>
            </w:r>
          </w:p>
        </w:tc>
        <w:tc>
          <w:tcPr>
            <w:tcW w:w="8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7EB0" w14:textId="58896FD6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AI Service: 검색 결과 컨텍스트 구성 (BR-02: 컨텍스트 없을 시 차단)</w:t>
            </w:r>
          </w:p>
        </w:tc>
      </w:tr>
      <w:tr w:rsidR="00152B6A" w:rsidRPr="00750BFC" w14:paraId="675238DD" w14:textId="77777777" w:rsidTr="0086303B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C021" w14:textId="71936767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9</w:t>
            </w:r>
          </w:p>
        </w:tc>
        <w:tc>
          <w:tcPr>
            <w:tcW w:w="8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7772" w14:textId="01E8837C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AI Service → OpenAI: GPT-4o 호출 (멘토 페르소나 프롬프트 + RAG 컨텍스트 + 티어별 난이도 지시)</w:t>
            </w:r>
          </w:p>
        </w:tc>
      </w:tr>
      <w:tr w:rsidR="00152B6A" w:rsidRPr="00750BFC" w14:paraId="6E7EEE68" w14:textId="77777777" w:rsidTr="0086303B">
        <w:tc>
          <w:tcPr>
            <w:tcW w:w="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5811" w14:textId="7DB09DA8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10</w:t>
            </w:r>
          </w:p>
        </w:tc>
        <w:tc>
          <w:tcPr>
            <w:tcW w:w="8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5F96" w14:textId="561191C1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AI Service: 페르소나 일치도 검증 (BR-07, NFR-06) — 이탈 시 재생성</w:t>
            </w:r>
          </w:p>
        </w:tc>
      </w:tr>
      <w:tr w:rsidR="00152B6A" w:rsidRPr="00750BFC" w14:paraId="05C71675" w14:textId="77777777" w:rsidTr="0086303B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01B9" w14:textId="68E3BBC2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11</w:t>
            </w:r>
          </w:p>
        </w:tc>
        <w:tc>
          <w:tcPr>
            <w:tcW w:w="88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C616" w14:textId="349CF410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AI Service → Backend: 답변 + 출처 + 후속 질문 제안 반환</w:t>
            </w:r>
          </w:p>
        </w:tc>
      </w:tr>
      <w:tr w:rsidR="00152B6A" w:rsidRPr="00750BFC" w14:paraId="428CFDDB" w14:textId="77777777" w:rsidTr="0086303B">
        <w:tc>
          <w:tcPr>
            <w:tcW w:w="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3F86" w14:textId="6C80A553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12</w:t>
            </w:r>
          </w:p>
        </w:tc>
        <w:tc>
          <w:tcPr>
            <w:tcW w:w="8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DA49" w14:textId="7B7AE377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Backend → PostgreSQL: Chat DB에 질문·답변·출처 저장</w:t>
            </w:r>
          </w:p>
        </w:tc>
      </w:tr>
      <w:tr w:rsidR="00152B6A" w:rsidRPr="00750BFC" w14:paraId="6283A87B" w14:textId="77777777" w:rsidTr="0086303B"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103C" w14:textId="3475362E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13</w:t>
            </w:r>
          </w:p>
        </w:tc>
        <w:tc>
          <w:tcPr>
            <w:tcW w:w="883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835F" w14:textId="0FAC568F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Backend → Redis: 최신 대화 컨텍스트 갱신</w:t>
            </w:r>
          </w:p>
        </w:tc>
      </w:tr>
      <w:tr w:rsidR="00152B6A" w:rsidRPr="00750BFC" w14:paraId="64FB912D" w14:textId="77777777" w:rsidTr="0086303B">
        <w:tc>
          <w:tcPr>
            <w:tcW w:w="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4FC5" w14:textId="6181693D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14</w:t>
            </w:r>
          </w:p>
        </w:tc>
        <w:tc>
          <w:tcPr>
            <w:tcW w:w="8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37A4" w14:textId="3CAF3954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Backend → Quest Service:  지급 (FR-07, BR-06 즉시 적립)</w:t>
            </w:r>
          </w:p>
        </w:tc>
      </w:tr>
      <w:tr w:rsidR="00152B6A" w:rsidRPr="00750BFC" w14:paraId="3D4BB5E3" w14:textId="77777777" w:rsidTr="0086303B"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5C44" w14:textId="29372222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15</w:t>
            </w:r>
          </w:p>
        </w:tc>
        <w:tc>
          <w:tcPr>
            <w:tcW w:w="883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6C48" w14:textId="43254B4B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Backend → Frontend: 답변·출처·후속 질문·XP 결과 전송</w:t>
            </w:r>
          </w:p>
        </w:tc>
      </w:tr>
      <w:tr w:rsidR="00152B6A" w:rsidRPr="00750BFC" w14:paraId="254CC1A1" w14:textId="77777777" w:rsidTr="0086303B">
        <w:tc>
          <w:tcPr>
            <w:tcW w:w="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93FE" w14:textId="08C64707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>16</w:t>
            </w:r>
          </w:p>
        </w:tc>
        <w:tc>
          <w:tcPr>
            <w:tcW w:w="88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3888" w14:textId="399F95A9" w:rsidR="00152B6A" w:rsidRPr="00750BFC" w:rsidRDefault="00152B6A" w:rsidP="00152B6A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Frontend → User: 답변 표시, 출처 링크 노출, </w:t>
            </w:r>
            <w:proofErr w:type="spellStart"/>
            <w:r w:rsidRPr="00750BFC">
              <w:rPr>
                <w:rFonts w:ascii="Pretendard" w:eastAsia="Pretendard" w:hAnsi="Pretendard"/>
                <w:sz w:val="17"/>
                <w:szCs w:val="17"/>
              </w:rPr>
              <w:t>투기장</w:t>
            </w:r>
            <w:proofErr w:type="spellEnd"/>
            <w:r w:rsidRPr="00750BFC">
              <w:rPr>
                <w:rFonts w:ascii="Pretendard" w:eastAsia="Pretendard" w:hAnsi="Pretendard"/>
                <w:sz w:val="17"/>
                <w:szCs w:val="17"/>
              </w:rPr>
              <w:t xml:space="preserve"> 연계 CTA 표시</w:t>
            </w:r>
          </w:p>
        </w:tc>
      </w:tr>
    </w:tbl>
    <w:p w14:paraId="09093629" w14:textId="77777777" w:rsidR="00152B6A" w:rsidRPr="00750BFC" w:rsidRDefault="00152B6A">
      <w:pPr>
        <w:rPr>
          <w:rFonts w:ascii="Pretendard" w:eastAsia="Pretendard" w:hAnsi="Pretendard"/>
        </w:rPr>
      </w:pPr>
    </w:p>
    <w:p w14:paraId="567AD574" w14:textId="77777777" w:rsidR="003034BD" w:rsidRPr="00750BFC" w:rsidRDefault="00000000">
      <w:pPr>
        <w:pStyle w:val="1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7. 요구 품질 검증 (Requirement Verification)</w:t>
      </w:r>
    </w:p>
    <w:p w14:paraId="73FB0B55" w14:textId="1FDD6608" w:rsidR="003034BD" w:rsidRPr="00750BFC" w:rsidRDefault="00000000" w:rsidP="00C765A7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7.1 요구 품질 7속성 체크리스트</w:t>
      </w:r>
    </w:p>
    <w:p w14:paraId="674D41FD" w14:textId="675E725D" w:rsidR="003034BD" w:rsidRPr="00750BFC" w:rsidRDefault="003034BD">
      <w:pPr>
        <w:spacing w:before="20" w:after="20"/>
        <w:rPr>
          <w:rFonts w:ascii="Pretendard" w:eastAsia="Pretendard" w:hAnsi="Pretendard"/>
        </w:rPr>
      </w:pPr>
    </w:p>
    <w:p w14:paraId="7D0659DD" w14:textId="364A5D50" w:rsidR="00A648DE" w:rsidRPr="00750BFC" w:rsidRDefault="00A648DE" w:rsidP="00CD06D1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7.1.</w:t>
      </w:r>
      <w:r w:rsidR="00CD06D1" w:rsidRPr="00750BFC">
        <w:rPr>
          <w:rFonts w:ascii="Pretendard" w:eastAsia="Pretendard" w:hAnsi="Pretendard" w:hint="eastAsia"/>
        </w:rPr>
        <w:t>1</w:t>
      </w:r>
      <w:r w:rsidRPr="00750BFC">
        <w:rPr>
          <w:rFonts w:ascii="Pretendard" w:eastAsia="Pretendard" w:hAnsi="Pretendard"/>
        </w:rPr>
        <w:t xml:space="preserve"> </w:t>
      </w:r>
      <w:r w:rsidRPr="00750BFC">
        <w:rPr>
          <w:rFonts w:ascii="Pretendard" w:eastAsia="Pretendard" w:hAnsi="Pretendard" w:hint="eastAsia"/>
        </w:rPr>
        <w:t>FR</w:t>
      </w:r>
      <w:r w:rsidRPr="00750BFC">
        <w:rPr>
          <w:rFonts w:ascii="Pretendard" w:eastAsia="Pretendard" w:hAnsi="Pretendard"/>
        </w:rPr>
        <w:t xml:space="preserve"> 요구 품질 7속성 체크리스트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1205"/>
        <w:gridCol w:w="1205"/>
        <w:gridCol w:w="1205"/>
        <w:gridCol w:w="1204"/>
        <w:gridCol w:w="1205"/>
        <w:gridCol w:w="1205"/>
        <w:gridCol w:w="1205"/>
      </w:tblGrid>
      <w:tr w:rsidR="00A648DE" w:rsidRPr="00750BFC" w14:paraId="62C29ED0" w14:textId="77777777" w:rsidTr="005D1BBA">
        <w:trPr>
          <w:tblHeader/>
        </w:trPr>
        <w:tc>
          <w:tcPr>
            <w:tcW w:w="1204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1D32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FR ID</w:t>
            </w:r>
          </w:p>
        </w:tc>
        <w:tc>
          <w:tcPr>
            <w:tcW w:w="120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F46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원자적</w:t>
            </w:r>
          </w:p>
        </w:tc>
        <w:tc>
          <w:tcPr>
            <w:tcW w:w="120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338A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완전성</w:t>
            </w:r>
          </w:p>
        </w:tc>
        <w:tc>
          <w:tcPr>
            <w:tcW w:w="120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1556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비모호성</w:t>
            </w:r>
          </w:p>
        </w:tc>
        <w:tc>
          <w:tcPr>
            <w:tcW w:w="1204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8D22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통일성</w:t>
            </w:r>
          </w:p>
        </w:tc>
        <w:tc>
          <w:tcPr>
            <w:tcW w:w="120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4C2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추적성</w:t>
            </w:r>
          </w:p>
        </w:tc>
        <w:tc>
          <w:tcPr>
            <w:tcW w:w="120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8FA4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우선순위화</w:t>
            </w:r>
          </w:p>
        </w:tc>
        <w:tc>
          <w:tcPr>
            <w:tcW w:w="120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831C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테스트가능성</w:t>
            </w:r>
          </w:p>
        </w:tc>
      </w:tr>
      <w:tr w:rsidR="00A648DE" w:rsidRPr="00750BFC" w14:paraId="7C846468" w14:textId="77777777" w:rsidTr="005D1BBA">
        <w:tc>
          <w:tcPr>
            <w:tcW w:w="12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8301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FR-01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975B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374E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7C7C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700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5AE4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UC-01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A60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6C80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</w:tr>
      <w:tr w:rsidR="00A648DE" w:rsidRPr="00750BFC" w14:paraId="7281383E" w14:textId="77777777" w:rsidTr="005D1BBA">
        <w:tc>
          <w:tcPr>
            <w:tcW w:w="120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CD7FF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FR-02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595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E9EB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C69E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8B1E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D112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UC-04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6AD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A8FF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</w:tr>
      <w:tr w:rsidR="00A648DE" w:rsidRPr="00750BFC" w14:paraId="17E4F49E" w14:textId="77777777" w:rsidTr="005D1BBA">
        <w:tc>
          <w:tcPr>
            <w:tcW w:w="12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9B3B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FR-03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1840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25B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CED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2DDA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E7EC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UC-02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3FDE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2082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</w:tr>
      <w:tr w:rsidR="00A648DE" w:rsidRPr="00750BFC" w14:paraId="10C04B34" w14:textId="77777777" w:rsidTr="005D1BBA">
        <w:tc>
          <w:tcPr>
            <w:tcW w:w="120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1FA0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lastRenderedPageBreak/>
              <w:t>FR-04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08E1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6BB7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2C5D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C04E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45FC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UC-03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7942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D954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</w:tr>
      <w:tr w:rsidR="00A648DE" w:rsidRPr="00750BFC" w14:paraId="344F8731" w14:textId="77777777" w:rsidTr="005D1BBA">
        <w:tc>
          <w:tcPr>
            <w:tcW w:w="12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BBA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FR-05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73CC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1E31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29C7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60F4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4A2F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UC-05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A2E0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2EE3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</w:tr>
      <w:tr w:rsidR="00A648DE" w:rsidRPr="00750BFC" w14:paraId="360D4A37" w14:textId="77777777" w:rsidTr="005D1BBA">
        <w:tc>
          <w:tcPr>
            <w:tcW w:w="120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3CA3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FR-06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313F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3DA4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△ 폴더 상세 미정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8AE1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AC7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F2B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UC-06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847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선택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9A60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</w:tr>
      <w:tr w:rsidR="00A648DE" w:rsidRPr="00750BFC" w14:paraId="11BE1571" w14:textId="77777777" w:rsidTr="005D1BBA">
        <w:tc>
          <w:tcPr>
            <w:tcW w:w="12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E4B1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FR-07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236F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179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D38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8317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CF31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UC-07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495E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6854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</w:tr>
      <w:tr w:rsidR="00A648DE" w:rsidRPr="00750BFC" w14:paraId="6F209A97" w14:textId="77777777" w:rsidTr="005D1BBA">
        <w:tc>
          <w:tcPr>
            <w:tcW w:w="120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48FF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FR-08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3A46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6EE4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△ 추천 기준 </w:t>
            </w:r>
            <w:proofErr w:type="spell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미명시</w:t>
            </w:r>
            <w:proofErr w:type="spellEnd"/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E40A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2ADA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BC9F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UC-08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E7EB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선택</w:t>
            </w:r>
          </w:p>
        </w:tc>
        <w:tc>
          <w:tcPr>
            <w:tcW w:w="120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F923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</w:tr>
      <w:tr w:rsidR="00A648DE" w:rsidRPr="00750BFC" w14:paraId="075F71CD" w14:textId="77777777" w:rsidTr="005D1BBA">
        <w:tc>
          <w:tcPr>
            <w:tcW w:w="12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7BC1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FR-09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8057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72A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63FC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82EF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C0C6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UC-09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3D61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선택</w:t>
            </w:r>
          </w:p>
        </w:tc>
        <w:tc>
          <w:tcPr>
            <w:tcW w:w="1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76BA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</w:tr>
    </w:tbl>
    <w:p w14:paraId="5116F305" w14:textId="0AD5380E" w:rsidR="00A648DE" w:rsidRPr="00750BFC" w:rsidRDefault="00A648DE" w:rsidP="00A648DE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7.1.2 NFR 요구 품질 7속성 체크리스트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100"/>
        <w:gridCol w:w="1301"/>
        <w:gridCol w:w="993"/>
        <w:gridCol w:w="567"/>
        <w:gridCol w:w="141"/>
        <w:gridCol w:w="993"/>
        <w:gridCol w:w="1134"/>
        <w:gridCol w:w="2409"/>
      </w:tblGrid>
      <w:tr w:rsidR="00A648DE" w:rsidRPr="00750BFC" w14:paraId="7305BC03" w14:textId="77777777" w:rsidTr="00DE23FB">
        <w:trPr>
          <w:tblHeader/>
        </w:trPr>
        <w:tc>
          <w:tcPr>
            <w:tcW w:w="10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E2E6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NFR ID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9AD2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원자적</w:t>
            </w:r>
          </w:p>
        </w:tc>
        <w:tc>
          <w:tcPr>
            <w:tcW w:w="1301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6180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완전성</w:t>
            </w:r>
          </w:p>
        </w:tc>
        <w:tc>
          <w:tcPr>
            <w:tcW w:w="993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44F7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비모호성</w:t>
            </w:r>
          </w:p>
        </w:tc>
        <w:tc>
          <w:tcPr>
            <w:tcW w:w="708" w:type="dxa"/>
            <w:gridSpan w:val="2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8CEC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통일성</w:t>
            </w:r>
          </w:p>
        </w:tc>
        <w:tc>
          <w:tcPr>
            <w:tcW w:w="993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27BB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추적성</w:t>
            </w:r>
          </w:p>
        </w:tc>
        <w:tc>
          <w:tcPr>
            <w:tcW w:w="1134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FD4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우선순위화</w:t>
            </w:r>
          </w:p>
        </w:tc>
        <w:tc>
          <w:tcPr>
            <w:tcW w:w="2409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B6E2" w14:textId="77777777" w:rsidR="00A648DE" w:rsidRPr="00750BFC" w:rsidRDefault="00A648DE" w:rsidP="00DE23FB">
            <w:pPr>
              <w:spacing w:before="20" w:after="20" w:line="300" w:lineRule="auto"/>
              <w:jc w:val="both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테스트가능성</w:t>
            </w:r>
          </w:p>
        </w:tc>
      </w:tr>
      <w:tr w:rsidR="00A648DE" w:rsidRPr="00750BFC" w14:paraId="270D469A" w14:textId="77777777" w:rsidTr="00DE23FB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BCF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NFR-01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55ED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3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4B26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D9C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937D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134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0756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QAS-01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61C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1317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5초/95p</w:t>
            </w:r>
          </w:p>
        </w:tc>
      </w:tr>
      <w:tr w:rsidR="00A648DE" w:rsidRPr="00750BFC" w14:paraId="4EA89005" w14:textId="77777777" w:rsidTr="00DE23FB">
        <w:tc>
          <w:tcPr>
            <w:tcW w:w="1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5557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NFR-02</w:t>
            </w:r>
          </w:p>
        </w:tc>
        <w:tc>
          <w:tcPr>
            <w:tcW w:w="11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CACF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30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701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99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1D2A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56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A2EE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134" w:type="dxa"/>
            <w:gridSpan w:val="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7A07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QAS-05</w:t>
            </w:r>
          </w:p>
        </w:tc>
        <w:tc>
          <w:tcPr>
            <w:tcW w:w="113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11DF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240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5BC0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99%/1분</w:t>
            </w:r>
          </w:p>
        </w:tc>
      </w:tr>
      <w:tr w:rsidR="00A648DE" w:rsidRPr="00750BFC" w14:paraId="2F2CFAD8" w14:textId="77777777" w:rsidTr="00DE23FB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DD4B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NFR-03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590B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3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C9D2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△ 기준 트래픽 수치 </w:t>
            </w:r>
            <w:proofErr w:type="spell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미명시</w:t>
            </w:r>
            <w:proofErr w:type="spellEnd"/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5A6C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D8F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134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861F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△ QAS 없음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3FE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8FA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△ 부하 기준 보완 필요</w:t>
            </w:r>
          </w:p>
        </w:tc>
      </w:tr>
      <w:tr w:rsidR="00A648DE" w:rsidRPr="00750BFC" w14:paraId="4D9FBB54" w14:textId="77777777" w:rsidTr="00DE23FB">
        <w:tc>
          <w:tcPr>
            <w:tcW w:w="1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1000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NFR-04</w:t>
            </w:r>
          </w:p>
        </w:tc>
        <w:tc>
          <w:tcPr>
            <w:tcW w:w="11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C08A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30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67BD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99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B65F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56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25F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134" w:type="dxa"/>
            <w:gridSpan w:val="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4B34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QAS-02</w:t>
            </w:r>
          </w:p>
        </w:tc>
        <w:tc>
          <w:tcPr>
            <w:tcW w:w="113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AE8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240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6A6D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0건/주간 10건</w:t>
            </w:r>
          </w:p>
        </w:tc>
      </w:tr>
      <w:tr w:rsidR="00A648DE" w:rsidRPr="00750BFC" w14:paraId="0797E71F" w14:textId="77777777" w:rsidTr="00DE23FB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564B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NFR-05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2762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3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8D8D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47D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F957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134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7092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QAS-02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7571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592D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60~70%</w:t>
            </w:r>
          </w:p>
        </w:tc>
      </w:tr>
      <w:tr w:rsidR="00A648DE" w:rsidRPr="00750BFC" w14:paraId="3B529F67" w14:textId="77777777" w:rsidTr="00DE23FB">
        <w:tc>
          <w:tcPr>
            <w:tcW w:w="1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469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NFR-06</w:t>
            </w:r>
          </w:p>
        </w:tc>
        <w:tc>
          <w:tcPr>
            <w:tcW w:w="11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B66A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30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FD1D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99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1E13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56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7EE3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134" w:type="dxa"/>
            <w:gridSpan w:val="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CF50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△ QAS 없음</w:t>
            </w:r>
          </w:p>
        </w:tc>
        <w:tc>
          <w:tcPr>
            <w:tcW w:w="113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0BD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240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713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위반 0건</w:t>
            </w:r>
          </w:p>
        </w:tc>
      </w:tr>
      <w:tr w:rsidR="00A648DE" w:rsidRPr="00750BFC" w14:paraId="16CA1F19" w14:textId="77777777" w:rsidTr="00DE23FB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0A7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NFR-07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14C0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3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F977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43C4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8183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134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20C3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QAS-04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85B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DC7A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90% 이상</w:t>
            </w:r>
          </w:p>
        </w:tc>
      </w:tr>
      <w:tr w:rsidR="00A648DE" w:rsidRPr="00750BFC" w14:paraId="4ABD1A36" w14:textId="77777777" w:rsidTr="00DE23FB">
        <w:tc>
          <w:tcPr>
            <w:tcW w:w="1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AF56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NFR-08</w:t>
            </w:r>
          </w:p>
        </w:tc>
        <w:tc>
          <w:tcPr>
            <w:tcW w:w="11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6B5C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30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8002" w14:textId="77777777" w:rsidR="00DE23FB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△ 측정 주기</w:t>
            </w:r>
          </w:p>
          <w:p w14:paraId="2459583A" w14:textId="75A5BA14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proofErr w:type="spell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미명시</w:t>
            </w:r>
            <w:proofErr w:type="spellEnd"/>
          </w:p>
        </w:tc>
        <w:tc>
          <w:tcPr>
            <w:tcW w:w="99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7E91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56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3DD1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134" w:type="dxa"/>
            <w:gridSpan w:val="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5D2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△ QAS 없음</w:t>
            </w:r>
          </w:p>
        </w:tc>
        <w:tc>
          <w:tcPr>
            <w:tcW w:w="113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A663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240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228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△ 측정 프로세스 보완</w:t>
            </w:r>
          </w:p>
        </w:tc>
      </w:tr>
      <w:tr w:rsidR="00A648DE" w:rsidRPr="00750BFC" w14:paraId="1D7517D1" w14:textId="77777777" w:rsidTr="00DE23FB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77E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NFR-09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0DDF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3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F0E4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1C3E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3FF4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134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4DC7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QAS-03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B8D7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D903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유출 0건</w:t>
            </w:r>
          </w:p>
        </w:tc>
      </w:tr>
      <w:tr w:rsidR="00A648DE" w:rsidRPr="00750BFC" w14:paraId="75D3357C" w14:textId="77777777" w:rsidTr="00DE23FB">
        <w:tc>
          <w:tcPr>
            <w:tcW w:w="1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6A9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NFR-10</w:t>
            </w:r>
          </w:p>
        </w:tc>
        <w:tc>
          <w:tcPr>
            <w:tcW w:w="11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0F80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30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89E0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99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3130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56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DDF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134" w:type="dxa"/>
            <w:gridSpan w:val="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63A4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QAS-03</w:t>
            </w:r>
          </w:p>
        </w:tc>
        <w:tc>
          <w:tcPr>
            <w:tcW w:w="113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377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240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7C24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TLS 1.2+</w:t>
            </w:r>
          </w:p>
        </w:tc>
      </w:tr>
      <w:tr w:rsidR="00A648DE" w:rsidRPr="00750BFC" w14:paraId="56900187" w14:textId="77777777" w:rsidTr="00DE23FB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D00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NFR-11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91A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3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B033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6A0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2552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134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9D06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QAS-03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A7AC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700B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JWT 검증</w:t>
            </w:r>
          </w:p>
        </w:tc>
      </w:tr>
      <w:tr w:rsidR="00A648DE" w:rsidRPr="00750BFC" w14:paraId="0E17E2AC" w14:textId="77777777" w:rsidTr="00DE23FB">
        <w:tc>
          <w:tcPr>
            <w:tcW w:w="1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8656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NFR-12</w:t>
            </w:r>
          </w:p>
        </w:tc>
        <w:tc>
          <w:tcPr>
            <w:tcW w:w="11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7977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30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BD8C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99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6C3D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56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4BD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134" w:type="dxa"/>
            <w:gridSpan w:val="2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04E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△ QAS 없음</w:t>
            </w:r>
          </w:p>
        </w:tc>
        <w:tc>
          <w:tcPr>
            <w:tcW w:w="113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88D9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240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EDDD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90%/95%</w:t>
            </w:r>
          </w:p>
        </w:tc>
      </w:tr>
      <w:tr w:rsidR="00A648DE" w:rsidRPr="00750BFC" w14:paraId="40219340" w14:textId="77777777" w:rsidTr="00DE23FB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9A7B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NFR-13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2AC9" w14:textId="6D7DE928" w:rsidR="00A648DE" w:rsidRPr="00750BFC" w:rsidRDefault="00DE23FB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3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5383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B645" w14:textId="77777777" w:rsidR="00DE23FB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△ 측정</w:t>
            </w:r>
          </w:p>
          <w:p w14:paraId="7754910B" w14:textId="2EBFFEA4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방법 보완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45A4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134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54C1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△ QAS 없음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6873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선택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E9AE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△ 측정 파이프라인 명세</w:t>
            </w:r>
          </w:p>
        </w:tc>
      </w:tr>
      <w:tr w:rsidR="00DE23FB" w:rsidRPr="00750BFC" w14:paraId="0C6D181E" w14:textId="77777777" w:rsidTr="00DE23FB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A3D2" w14:textId="49BCAE09" w:rsidR="00DE23FB" w:rsidRPr="00750BFC" w:rsidRDefault="00DE23FB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NFR-14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7128" w14:textId="12668ADC" w:rsidR="00DE23FB" w:rsidRPr="00750BFC" w:rsidRDefault="00DE23FB" w:rsidP="000059E9">
            <w:pPr>
              <w:spacing w:before="20" w:after="20" w:line="300" w:lineRule="auto"/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3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BD8C" w14:textId="02E9DFFC" w:rsidR="00DE23FB" w:rsidRPr="00750BFC" w:rsidRDefault="00DE23FB" w:rsidP="000059E9">
            <w:pPr>
              <w:spacing w:before="20" w:after="20" w:line="300" w:lineRule="auto"/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73EC" w14:textId="614273A7" w:rsidR="00DE23FB" w:rsidRPr="00750BFC" w:rsidRDefault="00DE23FB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EE9E" w14:textId="4D5BB4D9" w:rsidR="00DE23FB" w:rsidRPr="00750BFC" w:rsidRDefault="00DE23FB" w:rsidP="000059E9">
            <w:pPr>
              <w:spacing w:before="20" w:after="20" w:line="300" w:lineRule="auto"/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</w:p>
        </w:tc>
        <w:tc>
          <w:tcPr>
            <w:tcW w:w="1134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DA9F" w14:textId="257BD1AB" w:rsidR="00DE23FB" w:rsidRPr="00750BFC" w:rsidRDefault="00DE23FB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△ QAS 없음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DA94" w14:textId="5D22DE71" w:rsidR="00DE23FB" w:rsidRPr="00750BFC" w:rsidRDefault="00DE23FB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필수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BABA" w14:textId="77777777" w:rsidR="00DE23FB" w:rsidRDefault="00DE23FB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DE23FB">
              <w:rPr>
                <w:rFonts w:ascii="Pretendard" w:eastAsia="Pretendard" w:hAnsi="Pretendard"/>
                <w:color w:val="1E293B"/>
                <w:sz w:val="17"/>
                <w:szCs w:val="17"/>
              </w:rPr>
              <w:t>△ 도달 비율 측정 시점·기준</w:t>
            </w:r>
          </w:p>
          <w:p w14:paraId="02DA5149" w14:textId="24315EE2" w:rsidR="00DE23FB" w:rsidRPr="00750BFC" w:rsidRDefault="00DE23FB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DE23FB">
              <w:rPr>
                <w:rFonts w:ascii="Pretendard" w:eastAsia="Pretendard" w:hAnsi="Pretendard"/>
                <w:color w:val="1E293B"/>
                <w:sz w:val="17"/>
                <w:szCs w:val="17"/>
              </w:rPr>
              <w:t>보완 필요</w:t>
            </w:r>
          </w:p>
        </w:tc>
      </w:tr>
    </w:tbl>
    <w:p w14:paraId="4CFEA9AA" w14:textId="77777777" w:rsidR="00A648DE" w:rsidRPr="00750BFC" w:rsidRDefault="00A648DE" w:rsidP="00A648DE">
      <w:pPr>
        <w:spacing w:before="40" w:after="120" w:line="300" w:lineRule="auto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i/>
          <w:color w:val="475569"/>
          <w:sz w:val="17"/>
          <w:szCs w:val="17"/>
        </w:rPr>
        <w:lastRenderedPageBreak/>
        <w:t xml:space="preserve">※ </w:t>
      </w:r>
      <w:r w:rsidRPr="00750BFC">
        <w:rPr>
          <w:rFonts w:ascii="Segoe UI Symbol" w:eastAsia="Pretendard" w:hAnsi="Segoe UI Symbol" w:cs="Segoe UI Symbol"/>
          <w:i/>
          <w:color w:val="475569"/>
          <w:sz w:val="17"/>
          <w:szCs w:val="17"/>
        </w:rPr>
        <w:t>✔</w:t>
      </w:r>
      <w:r w:rsidRPr="00750BFC">
        <w:rPr>
          <w:rFonts w:ascii="Pretendard" w:eastAsia="Pretendard" w:hAnsi="Pretendard"/>
          <w:i/>
          <w:color w:val="475569"/>
          <w:sz w:val="17"/>
          <w:szCs w:val="17"/>
        </w:rPr>
        <w:t xml:space="preserve">: </w:t>
      </w:r>
      <w:proofErr w:type="gramStart"/>
      <w:r w:rsidRPr="00750BFC">
        <w:rPr>
          <w:rFonts w:ascii="Pretendard" w:eastAsia="Pretendard" w:hAnsi="Pretendard"/>
          <w:i/>
          <w:color w:val="475569"/>
          <w:sz w:val="17"/>
          <w:szCs w:val="17"/>
        </w:rPr>
        <w:t>충족  △</w:t>
      </w:r>
      <w:proofErr w:type="gramEnd"/>
      <w:r w:rsidRPr="00750BFC">
        <w:rPr>
          <w:rFonts w:ascii="Pretendard" w:eastAsia="Pretendard" w:hAnsi="Pretendard"/>
          <w:i/>
          <w:color w:val="475569"/>
          <w:sz w:val="17"/>
          <w:szCs w:val="17"/>
        </w:rPr>
        <w:t>: 부분 충족 (추가 명세 권장)</w:t>
      </w:r>
    </w:p>
    <w:p w14:paraId="19E982EB" w14:textId="77777777" w:rsidR="003034BD" w:rsidRPr="00750BFC" w:rsidRDefault="003034BD">
      <w:pPr>
        <w:rPr>
          <w:rFonts w:ascii="Pretendard" w:eastAsia="Pretendard" w:hAnsi="Pretendard"/>
        </w:rPr>
      </w:pPr>
    </w:p>
    <w:p w14:paraId="76A1D1BE" w14:textId="38F85F55" w:rsidR="00CD06D1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7.2 보완 명세</w:t>
      </w:r>
    </w:p>
    <w:p w14:paraId="3A507458" w14:textId="7B7F1955" w:rsidR="00CD06D1" w:rsidRPr="00750BFC" w:rsidRDefault="00CD06D1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 w:hint="eastAsia"/>
        </w:rPr>
        <w:t>7.2.1FR 보완 명세</w:t>
      </w:r>
    </w:p>
    <w:p w14:paraId="572BE1C4" w14:textId="2B6E1CB7" w:rsidR="003034BD" w:rsidRPr="00750BFC" w:rsidRDefault="00000000" w:rsidP="00CD06D1">
      <w:pPr>
        <w:pStyle w:val="4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FR-06 완전성 보완 — 폴더 분류 상세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FA3559" w:rsidRPr="00750BFC" w14:paraId="361EB418" w14:textId="77777777" w:rsidTr="005D1BBA">
        <w:tc>
          <w:tcPr>
            <w:tcW w:w="2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FBD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폴더 생성 조건</w:t>
            </w:r>
          </w:p>
        </w:tc>
        <w:tc>
          <w:tcPr>
            <w:tcW w:w="74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2BB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사용자는 최대 10개의 폴더를 생성할 수 있으며, 폴더명은 최대 20자 이내로 제한된다.</w:t>
            </w:r>
          </w:p>
        </w:tc>
      </w:tr>
      <w:tr w:rsidR="00FA3559" w:rsidRPr="00750BFC" w14:paraId="4838C4C4" w14:textId="77777777" w:rsidTr="005D1BBA">
        <w:tc>
          <w:tcPr>
            <w:tcW w:w="2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C19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폴더 삭제 조건</w:t>
            </w:r>
          </w:p>
        </w:tc>
        <w:tc>
          <w:tcPr>
            <w:tcW w:w="74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21D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폴더 삭제 시 해당 폴더 내 스크랩 항목은 "미분류" 폴더로 자동 이동된다.</w:t>
            </w:r>
          </w:p>
        </w:tc>
      </w:tr>
      <w:tr w:rsidR="00FA3559" w:rsidRPr="00750BFC" w14:paraId="3B4F6D97" w14:textId="77777777" w:rsidTr="005D1BBA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6B9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멘토 연계 조건</w:t>
            </w:r>
          </w:p>
        </w:tc>
        <w:tc>
          <w:tcPr>
            <w:tcW w:w="74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732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스크랩 콘텐츠에서 "멘토에게 질문하기" 클릭 시 해당 콘텐츠가 채팅 컨텍스트로 자동 첨부된다.</w:t>
            </w:r>
          </w:p>
        </w:tc>
      </w:tr>
    </w:tbl>
    <w:p w14:paraId="712C00F6" w14:textId="77777777" w:rsidR="003034BD" w:rsidRPr="00750BFC" w:rsidRDefault="003034BD">
      <w:pPr>
        <w:rPr>
          <w:rFonts w:ascii="Pretendard" w:eastAsia="Pretendard" w:hAnsi="Pretendard"/>
        </w:rPr>
      </w:pPr>
    </w:p>
    <w:p w14:paraId="402DC5AB" w14:textId="77777777" w:rsidR="003034BD" w:rsidRPr="00750BFC" w:rsidRDefault="00000000" w:rsidP="00CD06D1">
      <w:pPr>
        <w:pStyle w:val="4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FR-08 비모호성 보완 — 연관 추천 알고리즘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FA3559" w:rsidRPr="00750BFC" w14:paraId="476AAEC5" w14:textId="77777777" w:rsidTr="005D1BBA">
        <w:tc>
          <w:tcPr>
            <w:tcW w:w="2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04F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연관 추천 기준</w:t>
            </w:r>
          </w:p>
        </w:tc>
        <w:tc>
          <w:tcPr>
            <w:tcW w:w="7438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5B6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동일 키워드(상위 3개) 기반 코사인 유사도 0.7 이상인 뉴스를 최대 5건 추천한다.</w:t>
            </w:r>
          </w:p>
        </w:tc>
      </w:tr>
      <w:tr w:rsidR="00FA3559" w:rsidRPr="00750BFC" w14:paraId="4A52DA3B" w14:textId="77777777" w:rsidTr="005D1BBA">
        <w:tc>
          <w:tcPr>
            <w:tcW w:w="2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922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AI 요약 범위</w:t>
            </w:r>
          </w:p>
        </w:tc>
        <w:tc>
          <w:tcPr>
            <w:tcW w:w="74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EE0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뉴스 본문의 핵심 내용을 3문장 이내로 요약하여 상단 박스에 표시한다.</w:t>
            </w:r>
          </w:p>
        </w:tc>
      </w:tr>
      <w:tr w:rsidR="00FA3559" w:rsidRPr="00750BFC" w14:paraId="45F4694F" w14:textId="77777777" w:rsidTr="005D1BBA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EDE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추천 불가 시 처리</w:t>
            </w:r>
          </w:p>
        </w:tc>
        <w:tc>
          <w:tcPr>
            <w:tcW w:w="74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F3B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유사도 기준 충족 뉴스가 없을 경우 "관련 뉴스 없음" 메시지를 표시한다.</w:t>
            </w:r>
          </w:p>
        </w:tc>
      </w:tr>
    </w:tbl>
    <w:p w14:paraId="70E24542" w14:textId="50E50676" w:rsidR="00A648DE" w:rsidRPr="00750BFC" w:rsidRDefault="00A648DE" w:rsidP="00CD06D1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7.</w:t>
      </w:r>
      <w:r w:rsidRPr="00750BFC">
        <w:rPr>
          <w:rFonts w:ascii="Pretendard" w:eastAsia="Pretendard" w:hAnsi="Pretendard" w:hint="eastAsia"/>
        </w:rPr>
        <w:t>2</w:t>
      </w:r>
      <w:r w:rsidRPr="00750BFC">
        <w:rPr>
          <w:rFonts w:ascii="Pretendard" w:eastAsia="Pretendard" w:hAnsi="Pretendard"/>
        </w:rPr>
        <w:t>.</w:t>
      </w:r>
      <w:r w:rsidRPr="00750BFC">
        <w:rPr>
          <w:rFonts w:ascii="Pretendard" w:eastAsia="Pretendard" w:hAnsi="Pretendard" w:hint="eastAsia"/>
        </w:rPr>
        <w:t>2</w:t>
      </w:r>
      <w:r w:rsidRPr="00750BFC">
        <w:rPr>
          <w:rFonts w:ascii="Pretendard" w:eastAsia="Pretendard" w:hAnsi="Pretendard"/>
        </w:rPr>
        <w:t xml:space="preserve"> NFR 보완 명세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3319"/>
        <w:gridCol w:w="3319"/>
      </w:tblGrid>
      <w:tr w:rsidR="00A648DE" w:rsidRPr="00750BFC" w14:paraId="376C29CE" w14:textId="77777777" w:rsidTr="005D1BBA">
        <w:trPr>
          <w:tblHeader/>
        </w:trPr>
        <w:tc>
          <w:tcPr>
            <w:tcW w:w="1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ED3D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대상</w:t>
            </w:r>
          </w:p>
        </w:tc>
        <w:tc>
          <w:tcPr>
            <w:tcW w:w="1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052C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속성</w:t>
            </w:r>
          </w:p>
        </w:tc>
        <w:tc>
          <w:tcPr>
            <w:tcW w:w="3319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0B73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현 상태</w:t>
            </w:r>
          </w:p>
        </w:tc>
        <w:tc>
          <w:tcPr>
            <w:tcW w:w="3319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29E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보완 방향</w:t>
            </w:r>
          </w:p>
        </w:tc>
      </w:tr>
      <w:tr w:rsidR="00A648DE" w:rsidRPr="00750BFC" w14:paraId="3F06943A" w14:textId="77777777" w:rsidTr="005D1BBA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A817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NFR-03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558A" w14:textId="436ECC81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proofErr w:type="gram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완전성 /</w:t>
            </w:r>
            <w:proofErr w:type="gramEnd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테스트</w:t>
            </w:r>
            <w:r w:rsidR="00DE23FB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가능성</w:t>
            </w:r>
          </w:p>
        </w:tc>
        <w:tc>
          <w:tcPr>
            <w:tcW w:w="3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9DC3" w14:textId="77777777" w:rsidR="005D1BBA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"3배 트래픽"의 기준 트래픽(평상시 RPS)이</w:t>
            </w:r>
          </w:p>
          <w:p w14:paraId="71768969" w14:textId="77777777" w:rsidR="005D1BBA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구체적으로 명시되지 않아 테스트 재현성이</w:t>
            </w:r>
          </w:p>
          <w:p w14:paraId="5CF39182" w14:textId="02682C42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약함.</w:t>
            </w:r>
          </w:p>
        </w:tc>
        <w:tc>
          <w:tcPr>
            <w:tcW w:w="3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042B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평상시 기준 RPS(일평균 피크 시간대 RPS 등)를 수치로 고정 후 3배값을 QAS에 포함. QAS-07(가용성/확장성) 분리 신설 권장.</w:t>
            </w:r>
          </w:p>
        </w:tc>
      </w:tr>
      <w:tr w:rsidR="00A648DE" w:rsidRPr="00750BFC" w14:paraId="14ED103C" w14:textId="77777777" w:rsidTr="005D1BBA">
        <w:tc>
          <w:tcPr>
            <w:tcW w:w="1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4E2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NFR-06</w:t>
            </w:r>
          </w:p>
        </w:tc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539C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추적성</w:t>
            </w:r>
          </w:p>
        </w:tc>
        <w:tc>
          <w:tcPr>
            <w:tcW w:w="331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84F3" w14:textId="77777777" w:rsidR="005D1BBA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QAS에 대응 시나리오 없음. 페르소나 이탈</w:t>
            </w:r>
          </w:p>
          <w:p w14:paraId="3E2463E9" w14:textId="5530FB4C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탐지·차단 절차 미정의.</w:t>
            </w:r>
          </w:p>
        </w:tc>
        <w:tc>
          <w:tcPr>
            <w:tcW w:w="331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4779" w14:textId="77777777" w:rsidR="005D1BBA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비판자 에이전트(Critic Agent) 또는 분류기 기반 이탈 판정 절차를 QAS-08로 신설.</w:t>
            </w:r>
          </w:p>
          <w:p w14:paraId="67BBC049" w14:textId="29D38A6D" w:rsidR="005D1BBA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주간 샘플 10건 검수 기준을 명시</w:t>
            </w:r>
          </w:p>
          <w:p w14:paraId="1519AC20" w14:textId="0BB988A4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(8.5 테스트 케이스와 정합).</w:t>
            </w:r>
          </w:p>
        </w:tc>
      </w:tr>
      <w:tr w:rsidR="00A648DE" w:rsidRPr="00750BFC" w14:paraId="4B7937B1" w14:textId="77777777" w:rsidTr="005D1BBA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81A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NFR-08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8B7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완전성</w:t>
            </w:r>
          </w:p>
        </w:tc>
        <w:tc>
          <w:tcPr>
            <w:tcW w:w="3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19EF" w14:textId="77777777" w:rsidR="005D1BBA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Distinct-n ≥ 0.7 기준은 있으나 측정</w:t>
            </w:r>
          </w:p>
          <w:p w14:paraId="3378CC4A" w14:textId="057BA0AF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주기·샘플 단위 </w:t>
            </w:r>
            <w:proofErr w:type="spell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미명시</w:t>
            </w:r>
            <w:proofErr w:type="spellEnd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.</w:t>
            </w:r>
          </w:p>
        </w:tc>
        <w:tc>
          <w:tcPr>
            <w:tcW w:w="3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A582" w14:textId="77777777" w:rsidR="005D1BBA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측정 단위(사용자별/</w:t>
            </w:r>
            <w:proofErr w:type="spell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멘토별</w:t>
            </w:r>
            <w:proofErr w:type="spellEnd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/주 단위 N건</w:t>
            </w:r>
          </w:p>
          <w:p w14:paraId="3C4202FB" w14:textId="4D2377B8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샘플) 및 수집 파이프라인을 보완 명세에 추가.</w:t>
            </w:r>
          </w:p>
        </w:tc>
      </w:tr>
      <w:tr w:rsidR="00A648DE" w:rsidRPr="00750BFC" w14:paraId="4030023C" w14:textId="77777777" w:rsidTr="005D1BBA">
        <w:tc>
          <w:tcPr>
            <w:tcW w:w="1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5958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NFR-12</w:t>
            </w:r>
          </w:p>
        </w:tc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48DB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추적성</w:t>
            </w:r>
          </w:p>
        </w:tc>
        <w:tc>
          <w:tcPr>
            <w:tcW w:w="331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1859" w14:textId="77777777" w:rsidR="008B728F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QAS 대응 없음. FR-08에만 </w:t>
            </w:r>
            <w:proofErr w:type="spell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매핑되어</w:t>
            </w:r>
            <w:proofErr w:type="spellEnd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있으나 실제로는 RAG 전반(FR-02·03·04)에</w:t>
            </w:r>
          </w:p>
          <w:p w14:paraId="5351C2C3" w14:textId="1970B28A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적용되어야 함.</w:t>
            </w:r>
          </w:p>
        </w:tc>
        <w:tc>
          <w:tcPr>
            <w:tcW w:w="331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A7D2" w14:textId="77777777" w:rsidR="005D1BBA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QAS-09(데이터 정확도) 신설, 7.4</w:t>
            </w:r>
          </w:p>
          <w:p w14:paraId="02A99E71" w14:textId="48B12A5A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매트릭스에서 FR-02·FR-03·FR-04에도 NFR-12 매핑을 확장.</w:t>
            </w:r>
          </w:p>
        </w:tc>
      </w:tr>
      <w:tr w:rsidR="00A648DE" w:rsidRPr="00750BFC" w14:paraId="55CF4F18" w14:textId="77777777" w:rsidTr="005D1BBA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7F95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NFR-13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5B8C" w14:textId="77777777" w:rsidR="005D1BBA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비모호성 /</w:t>
            </w:r>
          </w:p>
          <w:p w14:paraId="02754210" w14:textId="7EF9779D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테스트</w:t>
            </w:r>
            <w:r w:rsidR="00DE23FB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가능성</w:t>
            </w:r>
          </w:p>
        </w:tc>
        <w:tc>
          <w:tcPr>
            <w:tcW w:w="3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2FFC" w14:textId="77777777" w:rsidR="008B728F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Self-Consistency 점수 ≥ 0.8 기준만 있고 측정 방법(샘플링 수 n, 일치 판정 기준)</w:t>
            </w:r>
          </w:p>
          <w:p w14:paraId="67740580" w14:textId="35C635FE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명세 부재.</w:t>
            </w:r>
          </w:p>
        </w:tc>
        <w:tc>
          <w:tcPr>
            <w:tcW w:w="3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E75A" w14:textId="77777777" w:rsidR="00A648DE" w:rsidRPr="00750BFC" w:rsidRDefault="00A648DE" w:rsidP="000059E9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다중 추론 경로 n=5, 클러스터 최다 답변 비율 ≥ 0.8 등 구체적 파이프라인을 QAS-10으로 신설.</w:t>
            </w:r>
          </w:p>
        </w:tc>
      </w:tr>
      <w:tr w:rsidR="00DE23FB" w:rsidRPr="00750BFC" w14:paraId="653063E8" w14:textId="77777777" w:rsidTr="005D1BBA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9318" w14:textId="64A014A6" w:rsidR="00DE23FB" w:rsidRPr="00750BFC" w:rsidRDefault="00DE23FB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NFR-14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BC30" w14:textId="60DC5017" w:rsidR="00DE23FB" w:rsidRPr="00750BFC" w:rsidRDefault="00DE23FB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추적성/테스트 가능성</w:t>
            </w:r>
          </w:p>
        </w:tc>
        <w:tc>
          <w:tcPr>
            <w:tcW w:w="3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C420" w14:textId="77777777" w:rsidR="00DE23FB" w:rsidRDefault="00DE23FB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DE23FB">
              <w:rPr>
                <w:rFonts w:ascii="Pretendard" w:eastAsia="Pretendard" w:hAnsi="Pretendard"/>
                <w:color w:val="1E293B"/>
                <w:sz w:val="17"/>
                <w:szCs w:val="17"/>
              </w:rPr>
              <w:t>T5 도달 비율 추적이라는 목표만 있고, 측정 시점(월 단위/분기 단위)과 목표 비율 수치가</w:t>
            </w:r>
          </w:p>
          <w:p w14:paraId="5A9D4751" w14:textId="5737B8C8" w:rsidR="00DE23FB" w:rsidRPr="00750BFC" w:rsidRDefault="00DE23FB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DE23FB">
              <w:rPr>
                <w:rFonts w:ascii="Pretendard" w:eastAsia="Pretendard" w:hAnsi="Pretendard"/>
                <w:color w:val="1E293B"/>
                <w:sz w:val="17"/>
                <w:szCs w:val="17"/>
              </w:rPr>
              <w:t>미정의. QAS 대응 시나리오 없음.</w:t>
            </w:r>
          </w:p>
        </w:tc>
        <w:tc>
          <w:tcPr>
            <w:tcW w:w="3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D6B2" w14:textId="22CBB5BE" w:rsidR="00DE23FB" w:rsidRDefault="00DE23FB" w:rsidP="000059E9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DE23FB">
              <w:rPr>
                <w:rFonts w:ascii="Pretendard" w:eastAsia="Pretendard" w:hAnsi="Pretendard"/>
                <w:color w:val="1E293B"/>
                <w:sz w:val="17"/>
                <w:szCs w:val="17"/>
              </w:rPr>
              <w:t>측정 주기(월 1회 등)와 목표 도달 비율 기준을 명시. QAS 신설</w:t>
            </w:r>
            <w:r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.</w:t>
            </w:r>
          </w:p>
          <w:p w14:paraId="5EC5CC02" w14:textId="77777777" w:rsidR="00DE23FB" w:rsidRPr="00DE23FB" w:rsidRDefault="00DE23FB" w:rsidP="00DE23FB">
            <w:pPr>
              <w:jc w:val="center"/>
              <w:rPr>
                <w:rFonts w:ascii="Pretendard" w:eastAsia="Pretendard" w:hAnsi="Pretendard"/>
                <w:sz w:val="17"/>
                <w:szCs w:val="17"/>
              </w:rPr>
            </w:pPr>
          </w:p>
        </w:tc>
      </w:tr>
    </w:tbl>
    <w:p w14:paraId="4C78D8C2" w14:textId="77777777" w:rsidR="003034BD" w:rsidRPr="00750BFC" w:rsidRDefault="003034BD">
      <w:pPr>
        <w:rPr>
          <w:rFonts w:ascii="Pretendard" w:eastAsia="Pretendard" w:hAnsi="Pretendard"/>
        </w:rPr>
      </w:pPr>
    </w:p>
    <w:p w14:paraId="53207B3E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7.3 요구사항 검증 결과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4867"/>
        <w:gridCol w:w="1300"/>
        <w:gridCol w:w="2338"/>
      </w:tblGrid>
      <w:tr w:rsidR="00FA3559" w:rsidRPr="00750BFC" w14:paraId="664E495D" w14:textId="77777777" w:rsidTr="008B728F">
        <w:trPr>
          <w:tblHeader/>
        </w:trPr>
        <w:tc>
          <w:tcPr>
            <w:tcW w:w="1133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E18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검증 항목</w:t>
            </w:r>
          </w:p>
        </w:tc>
        <w:tc>
          <w:tcPr>
            <w:tcW w:w="4867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B00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검증 질문</w:t>
            </w:r>
          </w:p>
        </w:tc>
        <w:tc>
          <w:tcPr>
            <w:tcW w:w="13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573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결과</w:t>
            </w:r>
          </w:p>
        </w:tc>
        <w:tc>
          <w:tcPr>
            <w:tcW w:w="2338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3AB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FA3559" w:rsidRPr="00750BFC" w14:paraId="069DB6F1" w14:textId="77777777" w:rsidTr="008B728F">
        <w:tc>
          <w:tcPr>
            <w:tcW w:w="113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536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이해용이성</w:t>
            </w:r>
          </w:p>
        </w:tc>
        <w:tc>
          <w:tcPr>
            <w:tcW w:w="48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198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요구 명세서를 읽을 때 요구의 의미를 잘 이해할 수 있는가?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E18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충족</w:t>
            </w:r>
          </w:p>
        </w:tc>
        <w:tc>
          <w:tcPr>
            <w:tcW w:w="23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0245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도메인 사전(3.2) +</w:t>
            </w:r>
          </w:p>
          <w:p w14:paraId="7274D1B3" w14:textId="361C67C0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proofErr w:type="spell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페인포인트</w:t>
            </w:r>
            <w:proofErr w:type="spellEnd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표(2.1)로 보완</w:t>
            </w:r>
          </w:p>
        </w:tc>
      </w:tr>
      <w:tr w:rsidR="00FA3559" w:rsidRPr="00750BFC" w14:paraId="4B518261" w14:textId="77777777" w:rsidTr="008B728F">
        <w:tc>
          <w:tcPr>
            <w:tcW w:w="113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F93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중복</w:t>
            </w:r>
          </w:p>
        </w:tc>
        <w:tc>
          <w:tcPr>
            <w:tcW w:w="486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9FA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필요 없이 중복된 부분이 없는가?</w:t>
            </w:r>
          </w:p>
        </w:tc>
        <w:tc>
          <w:tcPr>
            <w:tcW w:w="13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A5A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충족</w:t>
            </w:r>
          </w:p>
        </w:tc>
        <w:tc>
          <w:tcPr>
            <w:tcW w:w="23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BA0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FR-02↔UC-04, FR-04↔UC-03 역할 분리 명확</w:t>
            </w:r>
          </w:p>
        </w:tc>
      </w:tr>
      <w:tr w:rsidR="00FA3559" w:rsidRPr="00750BFC" w14:paraId="649404F7" w14:textId="77777777" w:rsidTr="008B728F">
        <w:tc>
          <w:tcPr>
            <w:tcW w:w="113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8E3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완전성</w:t>
            </w:r>
          </w:p>
        </w:tc>
        <w:tc>
          <w:tcPr>
            <w:tcW w:w="48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B38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빠진 요구가 없는지, 기술에 빠진 정보가 없는가?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BF3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△ 부분 충족</w:t>
            </w:r>
          </w:p>
        </w:tc>
        <w:tc>
          <w:tcPr>
            <w:tcW w:w="23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E4D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FR-06, FR-08 보완 명세 추가(7.2)</w:t>
            </w:r>
          </w:p>
        </w:tc>
      </w:tr>
      <w:tr w:rsidR="00FA3559" w:rsidRPr="00750BFC" w14:paraId="6901C14F" w14:textId="77777777" w:rsidTr="008B728F">
        <w:tc>
          <w:tcPr>
            <w:tcW w:w="113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510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일관성</w:t>
            </w:r>
          </w:p>
        </w:tc>
        <w:tc>
          <w:tcPr>
            <w:tcW w:w="486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009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요구사항이 서로 모순되지 않는가?</w:t>
            </w:r>
          </w:p>
        </w:tc>
        <w:tc>
          <w:tcPr>
            <w:tcW w:w="13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7D4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충족</w:t>
            </w:r>
          </w:p>
        </w:tc>
        <w:tc>
          <w:tcPr>
            <w:tcW w:w="23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81FE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XP 지급 규칙(BR-06)으로</w:t>
            </w:r>
          </w:p>
          <w:p w14:paraId="5DF3B208" w14:textId="3C7C6EA5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충돌 방지</w:t>
            </w:r>
          </w:p>
        </w:tc>
      </w:tr>
      <w:tr w:rsidR="00FA3559" w:rsidRPr="00750BFC" w14:paraId="6B4B41A2" w14:textId="77777777" w:rsidTr="008B728F">
        <w:tc>
          <w:tcPr>
            <w:tcW w:w="113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DCD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모호성</w:t>
            </w:r>
          </w:p>
        </w:tc>
        <w:tc>
          <w:tcPr>
            <w:tcW w:w="48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357D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요구 분석 내용이 모호함 없이 모든 참여자들에 의해 명확하게</w:t>
            </w:r>
          </w:p>
          <w:p w14:paraId="5C615E6C" w14:textId="3DE0C263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이해될 수 있는가?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31E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△ 부분 충족</w:t>
            </w:r>
          </w:p>
        </w:tc>
        <w:tc>
          <w:tcPr>
            <w:tcW w:w="23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F8A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FR-08 연관 추천 기준 추가(7.2)로 보완</w:t>
            </w:r>
          </w:p>
        </w:tc>
      </w:tr>
      <w:tr w:rsidR="00FA3559" w:rsidRPr="00750BFC" w14:paraId="37173286" w14:textId="77777777" w:rsidTr="008B728F">
        <w:tc>
          <w:tcPr>
            <w:tcW w:w="1133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E6A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검증가능성</w:t>
            </w:r>
          </w:p>
        </w:tc>
        <w:tc>
          <w:tcPr>
            <w:tcW w:w="486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5A6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개발된 시스템이 요구사항 분석 내용과 일치하는지 검증할 수 있는가?</w:t>
            </w:r>
          </w:p>
        </w:tc>
        <w:tc>
          <w:tcPr>
            <w:tcW w:w="13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2BC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충족</w:t>
            </w:r>
          </w:p>
        </w:tc>
        <w:tc>
          <w:tcPr>
            <w:tcW w:w="23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9BFF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8.5 테스트 케이스에 자동화</w:t>
            </w:r>
          </w:p>
          <w:p w14:paraId="05876AC1" w14:textId="25EAFCB6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기준 명시</w:t>
            </w:r>
          </w:p>
        </w:tc>
      </w:tr>
      <w:tr w:rsidR="00FA3559" w:rsidRPr="00750BFC" w14:paraId="705A02A7" w14:textId="77777777" w:rsidTr="008B728F">
        <w:tc>
          <w:tcPr>
            <w:tcW w:w="113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124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추적가능성</w:t>
            </w:r>
          </w:p>
        </w:tc>
        <w:tc>
          <w:tcPr>
            <w:tcW w:w="48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E2B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시스템 요구사항과 설계문서 및 구현과 매핑되어 추적할 수 있는가?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A96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Segoe UI Symbol" w:eastAsia="Pretendard" w:hAnsi="Segoe UI Symbol" w:cs="Segoe UI Symbol"/>
                <w:color w:val="1E293B"/>
                <w:sz w:val="17"/>
                <w:szCs w:val="17"/>
              </w:rPr>
              <w:t>✔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충족</w:t>
            </w:r>
          </w:p>
        </w:tc>
        <w:tc>
          <w:tcPr>
            <w:tcW w:w="23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4432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FR↔UC↔NFR 3-way</w:t>
            </w:r>
          </w:p>
          <w:p w14:paraId="69189D5E" w14:textId="2E99568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매핑 표(7.4) 참조</w:t>
            </w:r>
          </w:p>
        </w:tc>
      </w:tr>
    </w:tbl>
    <w:p w14:paraId="4824A2E6" w14:textId="77777777" w:rsidR="003034BD" w:rsidRPr="00750BFC" w:rsidRDefault="003034BD">
      <w:pPr>
        <w:rPr>
          <w:rFonts w:ascii="Pretendard" w:eastAsia="Pretendard" w:hAnsi="Pretendard"/>
        </w:rPr>
      </w:pPr>
    </w:p>
    <w:p w14:paraId="408A307D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7.4 요구사항 추적 매트릭스 (Requirement Traceability Matrix)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1400"/>
        <w:gridCol w:w="2100"/>
        <w:gridCol w:w="1938"/>
      </w:tblGrid>
      <w:tr w:rsidR="00FA3559" w:rsidRPr="00750BFC" w14:paraId="75923F7B" w14:textId="77777777" w:rsidTr="008B728F">
        <w:trPr>
          <w:tblHeader/>
        </w:trPr>
        <w:tc>
          <w:tcPr>
            <w:tcW w:w="1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0A9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FR ID</w:t>
            </w:r>
          </w:p>
        </w:tc>
        <w:tc>
          <w:tcPr>
            <w:tcW w:w="30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50B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기능명</w:t>
            </w:r>
          </w:p>
        </w:tc>
        <w:tc>
          <w:tcPr>
            <w:tcW w:w="14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4A5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연관 UC</w:t>
            </w:r>
          </w:p>
        </w:tc>
        <w:tc>
          <w:tcPr>
            <w:tcW w:w="21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0943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연관 NFR</w:t>
            </w:r>
          </w:p>
        </w:tc>
        <w:tc>
          <w:tcPr>
            <w:tcW w:w="1938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133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</w:tr>
      <w:tr w:rsidR="00FA3559" w:rsidRPr="00750BFC" w14:paraId="039AAD3C" w14:textId="77777777" w:rsidTr="008B728F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408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FR-01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613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성향 분석 및 멘토 추천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585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UC-01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E7E3" w14:textId="2A85BA6C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NFR-07, 09</w:t>
            </w:r>
          </w:p>
        </w:tc>
        <w:tc>
          <w:tcPr>
            <w:tcW w:w="19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A09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US-01</w:t>
            </w:r>
          </w:p>
        </w:tc>
      </w:tr>
      <w:tr w:rsidR="00FA3559" w:rsidRPr="00750BFC" w14:paraId="22FED96F" w14:textId="77777777" w:rsidTr="008B728F">
        <w:tc>
          <w:tcPr>
            <w:tcW w:w="1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967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FR-02</w:t>
            </w:r>
          </w:p>
        </w:tc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FC0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멘토 채팅</w:t>
            </w:r>
          </w:p>
        </w:tc>
        <w:tc>
          <w:tcPr>
            <w:tcW w:w="1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380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UC-04</w:t>
            </w:r>
          </w:p>
        </w:tc>
        <w:tc>
          <w:tcPr>
            <w:tcW w:w="21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B005" w14:textId="5F16DC8A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NFR-01,04,05,06,08</w:t>
            </w:r>
            <w:r w:rsidR="007E2264"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,12</w:t>
            </w:r>
          </w:p>
        </w:tc>
        <w:tc>
          <w:tcPr>
            <w:tcW w:w="19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7D1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US-03</w:t>
            </w:r>
          </w:p>
        </w:tc>
      </w:tr>
      <w:tr w:rsidR="00FA3559" w:rsidRPr="00750BFC" w14:paraId="3040D51B" w14:textId="77777777" w:rsidTr="008B728F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2C2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FR-03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89D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일일 AI 리포트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F2D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UC-02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DD42" w14:textId="068AC8D2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NFR-01,02,04,05</w:t>
            </w:r>
            <w:r w:rsidR="007E2264"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,12</w:t>
            </w:r>
          </w:p>
        </w:tc>
        <w:tc>
          <w:tcPr>
            <w:tcW w:w="19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DFB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US-02</w:t>
            </w:r>
          </w:p>
        </w:tc>
      </w:tr>
      <w:tr w:rsidR="00FA3559" w:rsidRPr="00750BFC" w14:paraId="2AA7A1B1" w14:textId="77777777" w:rsidTr="008B728F">
        <w:tc>
          <w:tcPr>
            <w:tcW w:w="1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490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FR-04</w:t>
            </w:r>
          </w:p>
        </w:tc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1BD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투기장 (멘토 간 토론)</w:t>
            </w:r>
          </w:p>
        </w:tc>
        <w:tc>
          <w:tcPr>
            <w:tcW w:w="1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CFB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UC-03</w:t>
            </w:r>
          </w:p>
        </w:tc>
        <w:tc>
          <w:tcPr>
            <w:tcW w:w="21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5355" w14:textId="5DF95A2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NFR-01,04,06,</w:t>
            </w:r>
            <w:r w:rsidR="007E2264"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12,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13</w:t>
            </w:r>
          </w:p>
        </w:tc>
        <w:tc>
          <w:tcPr>
            <w:tcW w:w="19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B20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US-04</w:t>
            </w:r>
          </w:p>
        </w:tc>
      </w:tr>
      <w:tr w:rsidR="00FA3559" w:rsidRPr="00750BFC" w14:paraId="3D884BB7" w14:textId="77777777" w:rsidTr="008B728F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D38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904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 데이터 탐색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D04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UC-05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5317" w14:textId="2C6AFF4F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NFR-01,02,03</w:t>
            </w:r>
          </w:p>
        </w:tc>
        <w:tc>
          <w:tcPr>
            <w:tcW w:w="19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79A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US-05</w:t>
            </w:r>
          </w:p>
        </w:tc>
      </w:tr>
      <w:tr w:rsidR="00FA3559" w:rsidRPr="00750BFC" w14:paraId="362325F8" w14:textId="77777777" w:rsidTr="008B728F">
        <w:tc>
          <w:tcPr>
            <w:tcW w:w="1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7BB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FR-06</w:t>
            </w:r>
          </w:p>
        </w:tc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7D0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스크랩 기능</w:t>
            </w:r>
          </w:p>
        </w:tc>
        <w:tc>
          <w:tcPr>
            <w:tcW w:w="1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D24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UC-06</w:t>
            </w:r>
          </w:p>
        </w:tc>
        <w:tc>
          <w:tcPr>
            <w:tcW w:w="21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CC3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NFR-09,10</w:t>
            </w:r>
          </w:p>
        </w:tc>
        <w:tc>
          <w:tcPr>
            <w:tcW w:w="19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756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US-06</w:t>
            </w:r>
          </w:p>
        </w:tc>
      </w:tr>
      <w:tr w:rsidR="00FA3559" w:rsidRPr="00750BFC" w14:paraId="52A1DFD7" w14:textId="77777777" w:rsidTr="008B728F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795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FR-07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5ED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티어 시스템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372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UC-07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982E" w14:textId="406C1568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NFR-07</w:t>
            </w:r>
            <w:r w:rsidR="0075222B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,</w:t>
            </w:r>
            <w:r w:rsidR="0075222B" w:rsidRPr="0075222B">
              <w:t xml:space="preserve"> </w:t>
            </w:r>
            <w:r w:rsidR="0075222B" w:rsidRPr="0075222B">
              <w:rPr>
                <w:rFonts w:ascii="Pretendard" w:eastAsia="Pretendard" w:hAnsi="Pretendard"/>
                <w:color w:val="1E293B"/>
                <w:sz w:val="17"/>
                <w:szCs w:val="17"/>
              </w:rPr>
              <w:t>NFR-14</w:t>
            </w:r>
          </w:p>
        </w:tc>
        <w:tc>
          <w:tcPr>
            <w:tcW w:w="19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DB5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US-07</w:t>
            </w:r>
          </w:p>
        </w:tc>
      </w:tr>
      <w:tr w:rsidR="00FA3559" w:rsidRPr="00750BFC" w14:paraId="2A25B6E3" w14:textId="77777777" w:rsidTr="008B728F">
        <w:tc>
          <w:tcPr>
            <w:tcW w:w="12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144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FR-08</w:t>
            </w:r>
          </w:p>
        </w:tc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7AB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뉴스 상세 및 연관 추천</w:t>
            </w:r>
          </w:p>
        </w:tc>
        <w:tc>
          <w:tcPr>
            <w:tcW w:w="1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EFD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UC-08</w:t>
            </w:r>
          </w:p>
        </w:tc>
        <w:tc>
          <w:tcPr>
            <w:tcW w:w="21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E28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NFR-01,08,12</w:t>
            </w:r>
          </w:p>
        </w:tc>
        <w:tc>
          <w:tcPr>
            <w:tcW w:w="19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33F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US-08</w:t>
            </w:r>
          </w:p>
        </w:tc>
      </w:tr>
      <w:tr w:rsidR="00FA3559" w:rsidRPr="00750BFC" w14:paraId="1D3F947A" w14:textId="77777777" w:rsidTr="008B728F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F27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FR-09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7EF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대화 기록 관리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0C7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UC-09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0E9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NFR-09,10</w:t>
            </w:r>
          </w:p>
        </w:tc>
        <w:tc>
          <w:tcPr>
            <w:tcW w:w="19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770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US-09</w:t>
            </w:r>
          </w:p>
        </w:tc>
      </w:tr>
      <w:tr>
        <w:tc>
          <w:tcPr>
            <w:tcW w:type="dxa" w:w="1200"/>
          </w:tcPr>
          <w:p>
            <w:r>
              <w:t>FR-10</w:t>
            </w:r>
          </w:p>
        </w:tc>
        <w:tc>
          <w:tcPr>
            <w:tcW w:type="dxa" w:w="3000"/>
          </w:tcPr>
          <w:p>
            <w:r>
              <w:t>승급시험</w:t>
            </w:r>
          </w:p>
        </w:tc>
        <w:tc>
          <w:tcPr>
            <w:tcW w:type="dxa" w:w="1400"/>
          </w:tcPr>
          <w:p>
            <w:r>
              <w:t>UC-11</w:t>
            </w:r>
          </w:p>
        </w:tc>
        <w:tc>
          <w:tcPr>
            <w:tcW w:type="dxa" w:w="2100"/>
          </w:tcPr>
          <w:p>
            <w:r>
              <w:t>NFR-14</w:t>
            </w:r>
          </w:p>
        </w:tc>
        <w:tc>
          <w:tcPr>
            <w:tcW w:type="dxa" w:w="1938"/>
          </w:tcPr>
          <w:p>
            <w:r>
              <w:t>US-10</w:t>
            </w:r>
          </w:p>
        </w:tc>
      </w:tr>
    </w:tbl>
    <w:p w14:paraId="2B2FCEA2" w14:textId="37F06A88" w:rsidR="003034BD" w:rsidRPr="00750BFC" w:rsidRDefault="003034BD">
      <w:pPr>
        <w:rPr>
          <w:rFonts w:ascii="Pretendard" w:eastAsia="Pretendard" w:hAnsi="Pretendard"/>
        </w:rPr>
      </w:pPr>
    </w:p>
    <w:p w14:paraId="6416ED2C" w14:textId="77777777" w:rsidR="003034BD" w:rsidRPr="00750BFC" w:rsidRDefault="00000000">
      <w:pPr>
        <w:pStyle w:val="1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lastRenderedPageBreak/>
        <w:t>8. 부록 (Appendix)</w:t>
      </w:r>
    </w:p>
    <w:p w14:paraId="5E95A665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8.1 티어 시스템 상세</w:t>
      </w:r>
    </w:p>
    <w:p w14:paraId="2F21DA67" w14:textId="77777777" w:rsidR="008B728F" w:rsidRDefault="00000000" w:rsidP="005D7EDD">
      <w:pPr>
        <w:spacing w:before="40" w:after="60" w:line="340" w:lineRule="auto"/>
        <w:ind w:firstLineChars="100" w:firstLine="17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티어은 사용자의 실력을 측정하는 배지가 아니라, 시스템이 제공하는 콘텐츠의 난이도와 종류를 결정하는 필터다. 사용자가 현재 티어의 개념을</w:t>
      </w:r>
    </w:p>
    <w:p w14:paraId="2E1D62BC" w14:textId="3F65324F" w:rsidR="003034BD" w:rsidRPr="00750BFC" w:rsidRDefault="00000000" w:rsidP="008B728F">
      <w:pPr>
        <w:spacing w:before="40" w:after="60" w:line="340" w:lineRule="auto"/>
        <w:jc w:val="both"/>
        <w:rPr>
          <w:rFonts w:ascii="Pretendard" w:eastAsia="Pretendard" w:hAnsi="Pretendard" w:hint="eastAsia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충분히 소화하면 다음 티어로 진입하여 더 깊은 정보를 받을 수 있다. 퀘스트 시스템은 v5에서 폐기되었으며, 학습 동기 부여는 이해도 게이지와 승급시험으로 통합되었다. T5(자립 투자자) 도달은 사용자가 모든 티어의 개념을 80% 이상 이해 완료하여 투자 판단 기준을 내면화한 상태를 의미하며, 이는 1.1절 서비스 성공 지표의 시스템 내 프록시 지표로 활용된다(NFR-14).</w:t>
      </w:r>
      <w:r w:rsidR="00ED1FE7">
        <w:rPr>
          <w:rFonts w:ascii="Pretendard" w:eastAsia="Pretendard" w:hAnsi="Pretendard" w:hint="eastAsia"/>
          <w:color w:val="1E293B"/>
          <w:sz w:val="17"/>
          <w:szCs w:val="17"/>
        </w:rPr>
      </w:r>
      <w:r w:rsidR="008D1AC1" w:rsidRPr="008D1AC1">
        <w:rPr>
          <w:rFonts w:ascii="Pretendard" w:eastAsia="Pretendard" w:hAnsi="Pretendard"/>
          <w:color w:val="1E293B"/>
          <w:sz w:val="17"/>
          <w:szCs w:val="17"/>
        </w:rPr>
      </w:r>
      <w:proofErr w:type="spellStart"/>
      <w:r w:rsidR="008D1AC1" w:rsidRPr="008D1AC1">
        <w:rPr>
          <w:rFonts w:ascii="Pretendard" w:eastAsia="Pretendard" w:hAnsi="Pretendard"/>
          <w:color w:val="1E293B"/>
          <w:sz w:val="17"/>
          <w:szCs w:val="17"/>
        </w:rPr>
      </w:r>
      <w:proofErr w:type="spellEnd"/>
      <w:r w:rsidR="008D1AC1" w:rsidRPr="008D1AC1">
        <w:rPr>
          <w:rFonts w:ascii="Pretendard" w:eastAsia="Pretendard" w:hAnsi="Pretendard"/>
          <w:color w:val="1E293B"/>
          <w:sz w:val="17"/>
          <w:szCs w:val="17"/>
        </w:rPr>
      </w:r>
    </w:p>
    <w:p w14:paraId="38618B4E" w14:textId="77777777" w:rsidR="003034BD" w:rsidRPr="00750BFC" w:rsidRDefault="00000000">
      <w:pPr>
        <w:pStyle w:val="3"/>
        <w:spacing w:before="160"/>
        <w:rPr>
          <w:rFonts w:ascii="Pretendard" w:eastAsia="Pretendard" w:hAnsi="Pretendard"/>
        </w:rPr>
      </w:pPr>
      <w:proofErr w:type="spellStart"/>
      <w:r w:rsidRPr="00750BFC">
        <w:rPr>
          <w:rFonts w:ascii="Pretendard" w:eastAsia="Pretendard" w:hAnsi="Pretendard"/>
          <w:color w:val="1B2A4A"/>
          <w:sz w:val="20"/>
          <w:szCs w:val="20"/>
        </w:rPr>
        <w:t>티어 승급 기준 — 개념 소화 측정 버튼 3단계</w:t>
      </w:r>
      <w:proofErr w:type="spellEnd"/>
      <w:r w:rsidRPr="00750BFC">
        <w:rPr>
          <w:rFonts w:ascii="Pretendard" w:eastAsia="Pretendard" w:hAnsi="Pretendard"/>
          <w:color w:val="1B2A4A"/>
          <w:sz w:val="20"/>
          <w:szCs w:val="20"/>
        </w:rPr>
      </w:r>
    </w:p>
    <w:p w14:paraId="112A1458" w14:textId="1390E25D" w:rsidR="003034BD" w:rsidRPr="00750BFC" w:rsidRDefault="00000000" w:rsidP="008B728F">
      <w:pPr>
        <w:spacing w:before="40" w:after="60" w:line="340" w:lineRule="auto"/>
        <w:ind w:firstLineChars="100" w:firstLine="170"/>
        <w:jc w:val="both"/>
        <w:rPr>
          <w:rFonts w:ascii="Pretendard" w:eastAsia="Pretendard" w:hAnsi="Pretendard"/>
          <w:color w:val="1E293B"/>
          <w:sz w:val="17"/>
          <w:szCs w:val="17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AI 멘토가 개념을 설명하기 전 먼저 "이 개념을 알고 계신가요?"를 묻는다. 응답에 따라 세 갈래로 나뉜다: (1) 이미 알고 있어요 → 설명 없이 바로 퀴즈, (2) 들어봤어요 → 간단한 요약 설명 후 퀴즈, (3) 모르겠어요 → 상세 설명 후 퀴즈. 퀴즈는 객관식으로 제공하며 통과 시 이해 완료로 처리한다. 투기장 이용 후에는 "두 투자 철학의 차이를 이해했나요?" 확인 질문으로 복습을 유도한다. 현재 티어 개념의 80% 이상이 이해 완료 처리되면 이해도 게이지가 80%에 도달하여 승급시험 응시 자격이 부여되며, 사용자가 시험에 통과해야 다음 티어로 진입한다.</w:t>
      </w:r>
      <w:r w:rsidR="008B728F">
        <w:rPr>
          <w:rFonts w:ascii="Pretendard" w:eastAsia="Pretendard" w:hAnsi="Pretendard" w:hint="eastAsia"/>
          <w:color w:val="1E293B"/>
          <w:sz w:val="17"/>
          <w:szCs w:val="17"/>
        </w:rPr>
      </w:r>
      <w:r w:rsidRPr="00750BFC">
        <w:rPr>
          <w:rFonts w:ascii="Pretendard" w:eastAsia="Pretendard" w:hAnsi="Pretendard"/>
          <w:color w:val="1E293B"/>
          <w:sz w:val="17"/>
          <w:szCs w:val="17"/>
        </w:rPr>
      </w:r>
      <w:r w:rsidR="008B728F">
        <w:rPr>
          <w:rFonts w:ascii="Pretendard" w:eastAsia="Pretendard" w:hAnsi="Pretendard" w:hint="eastAsia"/>
          <w:color w:val="1E293B"/>
          <w:sz w:val="17"/>
          <w:szCs w:val="17"/>
        </w:rPr>
      </w:r>
      <w:r w:rsidRPr="00750BFC">
        <w:rPr>
          <w:rFonts w:ascii="Pretendard" w:eastAsia="Pretendard" w:hAnsi="Pretendard"/>
          <w:color w:val="1E293B"/>
          <w:sz w:val="17"/>
          <w:szCs w:val="17"/>
        </w:rPr>
      </w:r>
      <w:r w:rsidR="008B728F">
        <w:rPr>
          <w:rFonts w:ascii="Pretendard" w:eastAsia="Pretendard" w:hAnsi="Pretendard" w:hint="eastAsia"/>
          <w:color w:val="1E293B"/>
          <w:sz w:val="17"/>
          <w:szCs w:val="17"/>
        </w:rPr>
      </w:r>
      <w:r w:rsidRPr="00750BFC">
        <w:rPr>
          <w:rFonts w:ascii="Pretendard" w:eastAsia="Pretendard" w:hAnsi="Pretendard"/>
          <w:color w:val="1E293B"/>
          <w:sz w:val="17"/>
          <w:szCs w:val="17"/>
        </w:rPr>
      </w:r>
    </w:p>
    <w:p w14:paraId="165B21C1" w14:textId="77777777" w:rsidR="00A87204" w:rsidRPr="00750BFC" w:rsidRDefault="00A87204" w:rsidP="00596B81">
      <w:pPr>
        <w:pStyle w:val="3"/>
        <w:rPr>
          <w:rFonts w:ascii="Pretendard" w:eastAsia="Pretendard" w:hAnsi="Pretendard"/>
          <w:color w:val="auto"/>
          <w:sz w:val="20"/>
          <w:szCs w:val="20"/>
        </w:rPr>
      </w:pPr>
      <w:r w:rsidRPr="00750BFC">
        <w:rPr>
          <w:rFonts w:ascii="Pretendard" w:eastAsia="Pretendard" w:hAnsi="Pretendard"/>
          <w:color w:val="auto"/>
          <w:sz w:val="20"/>
          <w:szCs w:val="20"/>
        </w:rPr>
        <w:t>티어별 기능 해제 게이팅 (Feature Gating by Level)</w:t>
      </w:r>
    </w:p>
    <w:p w14:paraId="7378087C" w14:textId="77777777" w:rsidR="008B728F" w:rsidRDefault="00A87204" w:rsidP="008B728F">
      <w:pPr>
        <w:spacing w:line="360" w:lineRule="auto"/>
        <w:ind w:firstLineChars="100" w:firstLine="170"/>
        <w:rPr>
          <w:rFonts w:ascii="Pretendard" w:eastAsia="Pretendard" w:hAnsi="Pretendard"/>
          <w:sz w:val="17"/>
          <w:szCs w:val="17"/>
        </w:rPr>
      </w:pPr>
      <w:r w:rsidRPr="00750BFC">
        <w:rPr>
          <w:rFonts w:ascii="Pretendard" w:eastAsia="Pretendard" w:hAnsi="Pretendard"/>
          <w:sz w:val="17"/>
          <w:szCs w:val="17"/>
        </w:rPr>
        <w:t>각 기능이 특정 티어부터 활성화되는 근거를 명시한다. 게이팅의 원칙은 '사용자가 해당 기능을 의미 있게 활용할 만큼의 개념 학습이</w:t>
      </w:r>
    </w:p>
    <w:p w14:paraId="412A9BEA" w14:textId="5BB96C2E" w:rsidR="00A87204" w:rsidRPr="00750BFC" w:rsidRDefault="00A87204" w:rsidP="008B728F">
      <w:pPr>
        <w:spacing w:line="360" w:lineRule="auto"/>
        <w:rPr>
          <w:rFonts w:ascii="Pretendard" w:eastAsia="Pretendard" w:hAnsi="Pretendard"/>
          <w:sz w:val="17"/>
          <w:szCs w:val="17"/>
        </w:rPr>
      </w:pPr>
      <w:r w:rsidRPr="00750BFC">
        <w:rPr>
          <w:rFonts w:ascii="Pretendard" w:eastAsia="Pretendard" w:hAnsi="Pretendard"/>
          <w:sz w:val="17"/>
          <w:szCs w:val="17"/>
        </w:rPr>
        <w:t>선행되었는가'이다.</w:t>
      </w:r>
    </w:p>
    <w:p w14:paraId="4D5EBAB2" w14:textId="77777777" w:rsidR="008B728F" w:rsidRDefault="00A87204" w:rsidP="008B728F">
      <w:pPr>
        <w:spacing w:line="360" w:lineRule="auto"/>
        <w:rPr>
          <w:rFonts w:ascii="Pretendard" w:eastAsia="Pretendard" w:hAnsi="Pretendard"/>
          <w:sz w:val="17"/>
          <w:szCs w:val="17"/>
        </w:rPr>
      </w:pPr>
      <w:r w:rsidRPr="00750BFC">
        <w:rPr>
          <w:rFonts w:ascii="Pretendard" w:eastAsia="Pretendard" w:hAnsi="Pretendard"/>
          <w:sz w:val="17"/>
          <w:szCs w:val="17"/>
        </w:rPr>
        <w:t>T1 — 활성화: 멘토 채팅(FR-02), 일일 AI 리포트(FR-03), 멘토 전략 기준 탐색 탭(FR-05), 학습 노트 스크랩(FR-06), 이해도 게이지(FR-07).</w:t>
      </w:r>
    </w:p>
    <w:p w14:paraId="1AAC3FB2" w14:textId="1358B685" w:rsidR="00A87204" w:rsidRPr="00750BFC" w:rsidRDefault="00A87204" w:rsidP="008B728F">
      <w:pPr>
        <w:spacing w:line="360" w:lineRule="auto"/>
        <w:ind w:firstLineChars="100" w:firstLine="170"/>
        <w:rPr>
          <w:rFonts w:ascii="Pretendard" w:eastAsia="Pretendard" w:hAnsi="Pretendard"/>
          <w:sz w:val="17"/>
          <w:szCs w:val="17"/>
        </w:rPr>
      </w:pPr>
      <w:r w:rsidRPr="00750BFC">
        <w:rPr>
          <w:rFonts w:ascii="Pretendard" w:eastAsia="Pretendard" w:hAnsi="Pretendard"/>
          <w:sz w:val="17"/>
          <w:szCs w:val="17"/>
        </w:rPr>
        <w:t>근거: 단일 멘토와의 1:1 학습이 핵심이며 비교·토론은 아직 불필요.</w:t>
      </w:r>
    </w:p>
    <w:p w14:paraId="16E944C8" w14:textId="77777777" w:rsidR="008B728F" w:rsidRDefault="00A87204" w:rsidP="008B728F">
      <w:pPr>
        <w:spacing w:line="360" w:lineRule="auto"/>
        <w:rPr>
          <w:rFonts w:ascii="Pretendard" w:eastAsia="Pretendard" w:hAnsi="Pretendard"/>
          <w:sz w:val="17"/>
          <w:szCs w:val="17"/>
        </w:rPr>
      </w:pPr>
      <w:r w:rsidRPr="00750BFC">
        <w:rPr>
          <w:rFonts w:ascii="Pretendard" w:eastAsia="Pretendard" w:hAnsi="Pretendard"/>
          <w:sz w:val="17"/>
          <w:szCs w:val="17"/>
        </w:rPr>
        <w:t>T2 — 추가 활성화: 투기장 / 멘토 간 토론(FR-04).</w:t>
      </w:r>
      <w:proofErr w:type="spellStart"/>
      <w:r w:rsidRPr="00750BFC">
        <w:rPr>
          <w:rFonts w:ascii="Pretendard" w:eastAsia="Pretendard" w:hAnsi="Pretendard"/>
          <w:sz w:val="17"/>
          <w:szCs w:val="17"/>
        </w:rPr>
      </w:r>
      <w:proofErr w:type="spellEnd"/>
      <w:r w:rsidRPr="00750BFC">
        <w:rPr>
          <w:rFonts w:ascii="Pretendard" w:eastAsia="Pretendard" w:hAnsi="Pretendard"/>
          <w:sz w:val="17"/>
          <w:szCs w:val="17"/>
        </w:rPr>
      </w:r>
    </w:p>
    <w:p w14:paraId="6CDCA890" w14:textId="77777777" w:rsidR="008B728F" w:rsidRDefault="00A87204" w:rsidP="008B728F">
      <w:pPr>
        <w:spacing w:line="360" w:lineRule="auto"/>
        <w:ind w:firstLineChars="100" w:firstLine="170"/>
        <w:rPr>
          <w:rFonts w:ascii="Pretendard" w:eastAsia="Pretendard" w:hAnsi="Pretendard"/>
          <w:sz w:val="17"/>
          <w:szCs w:val="17"/>
        </w:rPr>
      </w:pPr>
      <w:r w:rsidRPr="00750BFC">
        <w:rPr>
          <w:rFonts w:ascii="Pretendard" w:eastAsia="Pretendard" w:hAnsi="Pretendard"/>
          <w:sz w:val="17"/>
          <w:szCs w:val="17"/>
        </w:rPr>
        <w:t>근거: T1에서 단일 전략의 기초 개념을 충분히 이해해야 두 전략의 대립 구도를 비판적으로 비교할 수 있음. T1 진행 중 투기장 노출은 인지</w:t>
      </w:r>
      <w:proofErr w:type="spellStart"/>
      <w:r w:rsidRPr="00750BFC">
        <w:rPr>
          <w:rFonts w:ascii="Pretendard" w:eastAsia="Pretendard" w:hAnsi="Pretendard"/>
          <w:sz w:val="17"/>
          <w:szCs w:val="17"/>
        </w:rPr>
      </w:r>
      <w:proofErr w:type="spellEnd"/>
      <w:r w:rsidRPr="00750BFC">
        <w:rPr>
          <w:rFonts w:ascii="Pretendard" w:eastAsia="Pretendard" w:hAnsi="Pretendard"/>
          <w:sz w:val="17"/>
          <w:szCs w:val="17"/>
        </w:rPr>
      </w:r>
    </w:p>
    <w:p w14:paraId="5D14416A" w14:textId="3EBCD24D" w:rsidR="00A87204" w:rsidRPr="00750BFC" w:rsidRDefault="00A87204" w:rsidP="008B728F">
      <w:pPr>
        <w:spacing w:line="360" w:lineRule="auto"/>
        <w:ind w:firstLineChars="100" w:firstLine="170"/>
        <w:rPr>
          <w:rFonts w:ascii="Pretendard" w:eastAsia="Pretendard" w:hAnsi="Pretendard"/>
          <w:sz w:val="17"/>
          <w:szCs w:val="17"/>
        </w:rPr>
      </w:pPr>
      <w:r w:rsidRPr="00750BFC">
        <w:rPr>
          <w:rFonts w:ascii="Pretendard" w:eastAsia="Pretendard" w:hAnsi="Pretendard"/>
          <w:sz w:val="17"/>
          <w:szCs w:val="17"/>
        </w:rPr>
        <w:t>과부하를 유발할 위험.</w:t>
      </w:r>
    </w:p>
    <w:p w14:paraId="79D93277" w14:textId="77777777" w:rsidR="008B728F" w:rsidRDefault="00A87204" w:rsidP="008B728F">
      <w:pPr>
        <w:spacing w:line="360" w:lineRule="auto"/>
        <w:rPr>
          <w:rFonts w:ascii="Pretendard" w:eastAsia="Pretendard" w:hAnsi="Pretendard"/>
          <w:sz w:val="17"/>
          <w:szCs w:val="17"/>
        </w:rPr>
      </w:pPr>
      <w:r w:rsidRPr="00750BFC">
        <w:rPr>
          <w:rFonts w:ascii="Pretendard" w:eastAsia="Pretendard" w:hAnsi="Pretendard"/>
          <w:sz w:val="17"/>
          <w:szCs w:val="17"/>
        </w:rPr>
        <w:t>T5 — 추가 활성화: 멘토 채팅 내 시나리오 분기 학습(UC-10).</w:t>
      </w:r>
      <w:r w:rsidR="00ED5AD6" w:rsidRPr="00750BFC">
        <w:rPr>
          <w:rFonts w:ascii="Pretendard" w:eastAsia="Pretendard" w:hAnsi="Pretendard" w:hint="eastAsia"/>
          <w:sz w:val="17"/>
          <w:szCs w:val="17"/>
        </w:rPr>
      </w:r>
      <w:r w:rsidRPr="00750BFC">
        <w:rPr>
          <w:rFonts w:ascii="Pretendard" w:eastAsia="Pretendard" w:hAnsi="Pretendard"/>
          <w:sz w:val="17"/>
          <w:szCs w:val="17"/>
        </w:rPr>
      </w:r>
    </w:p>
    <w:p w14:paraId="6D1E70B9" w14:textId="525AA0D7" w:rsidR="00A87204" w:rsidRPr="00750BFC" w:rsidRDefault="00A87204" w:rsidP="008B728F">
      <w:pPr>
        <w:spacing w:line="360" w:lineRule="auto"/>
        <w:ind w:firstLineChars="100" w:firstLine="170"/>
        <w:rPr>
          <w:rFonts w:ascii="Pretendard" w:eastAsia="Pretendard" w:hAnsi="Pretendard"/>
          <w:sz w:val="17"/>
          <w:szCs w:val="17"/>
        </w:rPr>
      </w:pPr>
      <w:r w:rsidRPr="00750BFC">
        <w:rPr>
          <w:rFonts w:ascii="Pretendard" w:eastAsia="Pretendard" w:hAnsi="Pretendard"/>
          <w:sz w:val="17"/>
          <w:szCs w:val="17"/>
        </w:rPr>
        <w:t>근거: 가상 시장 상황에서 의사결정 분기를 선택하려면 해당 전략의 핵심 원칙(해자, 청산가치 등)이 내재화되어 있어야 함.</w:t>
      </w:r>
    </w:p>
    <w:p w14:paraId="36D776CA" w14:textId="77777777" w:rsidR="003034BD" w:rsidRPr="00750BFC" w:rsidRDefault="00000000" w:rsidP="00596B81">
      <w:pPr>
        <w:pStyle w:val="3"/>
        <w:spacing w:before="16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B2A4A"/>
          <w:sz w:val="20"/>
          <w:szCs w:val="20"/>
        </w:rPr>
        <w:t>티어별 콘텐츠 구조</w:t>
      </w:r>
    </w:p>
    <w:tbl>
      <w:tblPr>
        <w:tblW w:w="9647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9"/>
        <w:gridCol w:w="3088"/>
        <w:gridCol w:w="2835"/>
        <w:gridCol w:w="2985"/>
      </w:tblGrid>
      <w:tr w:rsidR="00A87204" w:rsidRPr="00750BFC" w14:paraId="27D95AD1" w14:textId="77777777" w:rsidTr="008B728F">
        <w:tc>
          <w:tcPr>
            <w:tcW w:w="739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0159" w14:textId="77777777" w:rsidR="00A87204" w:rsidRPr="00750BFC" w:rsidRDefault="00A87204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티어</w:t>
            </w:r>
          </w:p>
        </w:tc>
        <w:tc>
          <w:tcPr>
            <w:tcW w:w="3088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5E45" w14:textId="77777777" w:rsidR="00A87204" w:rsidRPr="00750BFC" w:rsidRDefault="00A87204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AI 리포트·채팅 난이도</w:t>
            </w:r>
          </w:p>
        </w:tc>
        <w:tc>
          <w:tcPr>
            <w:tcW w:w="283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339E" w14:textId="77777777" w:rsidR="00A87204" w:rsidRPr="00750BFC" w:rsidRDefault="00A87204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투기장 토론 깊이</w:t>
            </w:r>
          </w:p>
        </w:tc>
        <w:tc>
          <w:tcPr>
            <w:tcW w:w="298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07DC" w14:textId="77777777" w:rsidR="00A87204" w:rsidRPr="00750BFC" w:rsidRDefault="00A87204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티어 승급 조건</w:t>
            </w:r>
          </w:p>
        </w:tc>
      </w:tr>
      <w:tr w:rsidR="00A87204" w:rsidRPr="00750BFC" w14:paraId="16DD3DF8" w14:textId="77777777" w:rsidTr="008B728F">
        <w:tc>
          <w:tcPr>
            <w:tcW w:w="73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B9DF" w14:textId="77777777" w:rsidR="00A87204" w:rsidRPr="00750BFC" w:rsidRDefault="00A87204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T1</w:t>
            </w:r>
          </w:p>
        </w:tc>
        <w:tc>
          <w:tcPr>
            <w:tcW w:w="3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97D2" w14:textId="77777777" w:rsidR="00A87204" w:rsidRPr="00750BFC" w:rsidRDefault="00A8720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PER이 뭔지부터 설명. 기초 개념 정의 수준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3E23" w14:textId="77777777" w:rsidR="00A87204" w:rsidRPr="00750BFC" w:rsidRDefault="00A8720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가치투자 vs 트레이딩 큰 틀의 대립</w:t>
            </w:r>
          </w:p>
        </w:tc>
        <w:tc>
          <w:tcPr>
            <w:tcW w:w="2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9F4E" w14:textId="77777777" w:rsidR="00A87204" w:rsidRPr="00750BFC" w:rsidRDefault="00A8720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T1 개념 "이해했어요" 80% 이상 누적 (이해도 게이지 80% 도달)</w:t>
            </w:r>
          </w:p>
        </w:tc>
      </w:tr>
      <w:tr w:rsidR="00A87204" w:rsidRPr="00750BFC" w14:paraId="056865A9" w14:textId="77777777" w:rsidTr="008B728F">
        <w:tc>
          <w:tcPr>
            <w:tcW w:w="73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0346" w14:textId="77777777" w:rsidR="00A87204" w:rsidRPr="00750BFC" w:rsidRDefault="00A87204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T2</w:t>
            </w:r>
          </w:p>
        </w:tc>
        <w:tc>
          <w:tcPr>
            <w:tcW w:w="3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A30C" w14:textId="77777777" w:rsidR="008B728F" w:rsidRDefault="00A87204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PER + 산업 사이클 맥락. 개념 간 연결</w:t>
            </w:r>
          </w:p>
          <w:p w14:paraId="2F4D6667" w14:textId="382E2087" w:rsidR="00A87204" w:rsidRPr="00750BFC" w:rsidRDefault="00A8720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수준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4C51" w14:textId="77777777" w:rsidR="00A87204" w:rsidRPr="00750BFC" w:rsidRDefault="00A8720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버핏식 해자 vs 그레이엄식 청산가치</w:t>
            </w:r>
          </w:p>
        </w:tc>
        <w:tc>
          <w:tcPr>
            <w:tcW w:w="2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A389" w14:textId="77777777" w:rsidR="00A87204" w:rsidRPr="00750BFC" w:rsidRDefault="00A8720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T2 개념 "이해했어요" 80% 이상 누적 (이해도 게이지 80% 도달)</w:t>
            </w:r>
          </w:p>
        </w:tc>
      </w:tr>
      <w:tr w:rsidR="00A87204" w:rsidRPr="00750BFC" w14:paraId="35AA151F" w14:textId="77777777" w:rsidTr="008B728F">
        <w:tc>
          <w:tcPr>
            <w:tcW w:w="73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C24A" w14:textId="77777777" w:rsidR="00A87204" w:rsidRPr="00750BFC" w:rsidRDefault="00A87204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T3</w:t>
            </w:r>
          </w:p>
        </w:tc>
        <w:tc>
          <w:tcPr>
            <w:tcW w:w="3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45B5" w14:textId="77777777" w:rsidR="00A87204" w:rsidRPr="00750BFC" w:rsidRDefault="00A8720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기업 해자·복리 효과·장기 보유 원칙 등 심화 개념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10CC3" w14:textId="77777777" w:rsidR="00A87204" w:rsidRPr="00750BFC" w:rsidRDefault="00A8720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가치투자 철학 내 세밀한 대립 구도</w:t>
            </w:r>
          </w:p>
        </w:tc>
        <w:tc>
          <w:tcPr>
            <w:tcW w:w="2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9725" w14:textId="77777777" w:rsidR="00A87204" w:rsidRPr="00750BFC" w:rsidRDefault="00A8720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T3 개념 "이해했어요" 80% 이상 누적 (이해도 게이지 80% 도달)</w:t>
            </w:r>
          </w:p>
        </w:tc>
      </w:tr>
      <w:tr w:rsidR="00A87204" w:rsidRPr="00750BFC" w14:paraId="2607CD8E" w14:textId="77777777" w:rsidTr="008B728F">
        <w:tc>
          <w:tcPr>
            <w:tcW w:w="73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2652" w14:textId="77777777" w:rsidR="00A87204" w:rsidRPr="00750BFC" w:rsidRDefault="00A87204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T4</w:t>
            </w:r>
          </w:p>
        </w:tc>
        <w:tc>
          <w:tcPr>
            <w:tcW w:w="3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43B8" w14:textId="77777777" w:rsidR="008B728F" w:rsidRDefault="00A87204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현재 금리 환경에서 판단이 어떻게</w:t>
            </w:r>
          </w:p>
          <w:p w14:paraId="693FEC62" w14:textId="7BB75427" w:rsidR="00A87204" w:rsidRPr="00750BFC" w:rsidRDefault="00A8720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달라지는지 시장 맥락 연계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4836" w14:textId="77777777" w:rsidR="00A87204" w:rsidRPr="00750BFC" w:rsidRDefault="00A8720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매크로 경제·금리 참조 기반 고급 대립</w:t>
            </w:r>
          </w:p>
        </w:tc>
        <w:tc>
          <w:tcPr>
            <w:tcW w:w="2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2CEF" w14:textId="77777777" w:rsidR="00A87204" w:rsidRPr="00750BFC" w:rsidRDefault="00A8720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T4 개념 "이해했어요" 80% 이상 누적 (이해도 게이지 80% 도달)</w:t>
            </w:r>
          </w:p>
        </w:tc>
      </w:tr>
      <w:tr w:rsidR="00A87204" w:rsidRPr="00750BFC" w14:paraId="76F56B91" w14:textId="77777777" w:rsidTr="008B728F">
        <w:tc>
          <w:tcPr>
            <w:tcW w:w="73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7676" w14:textId="77777777" w:rsidR="00A87204" w:rsidRPr="00750BFC" w:rsidRDefault="00A87204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T5</w:t>
            </w:r>
          </w:p>
        </w:tc>
        <w:tc>
          <w:tcPr>
            <w:tcW w:w="3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E1E6" w14:textId="77777777" w:rsidR="008B728F" w:rsidRDefault="00A87204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자립 투자자. 철학 조합·응용 수준의</w:t>
            </w:r>
          </w:p>
          <w:p w14:paraId="137E5759" w14:textId="7D3DA702" w:rsidR="00A87204" w:rsidRPr="008B728F" w:rsidRDefault="00A87204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콘텐츠</w:t>
            </w:r>
            <w:r w:rsidR="008B728F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제공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B9EF" w14:textId="77777777" w:rsidR="00A87204" w:rsidRPr="00750BFC" w:rsidRDefault="00A8720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철학을 스스로 조합하는 고급 대립</w:t>
            </w:r>
          </w:p>
        </w:tc>
        <w:tc>
          <w:tcPr>
            <w:tcW w:w="2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0667" w14:textId="08D29FE2" w:rsidR="00A87204" w:rsidRPr="00750BFC" w:rsidRDefault="00A87204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T5 개념 "이해했어요" 80% 이상 누적 (이해도 게이지 80% 도달)</w:t>
            </w:r>
          </w:p>
        </w:tc>
      </w:tr>
    </w:tbl>
    <w:p w14:paraId="0A46FA58" w14:textId="77777777" w:rsidR="008B728F" w:rsidRDefault="008B728F">
      <w:pPr>
        <w:pStyle w:val="2"/>
        <w:rPr>
          <w:rFonts w:ascii="Pretendard" w:eastAsia="Pretendard" w:hAnsi="Pretendard"/>
        </w:rPr>
      </w:pPr>
    </w:p>
    <w:p w14:paraId="4F0F0000" w14:textId="1C7201AF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8.2 서비스 이용 단계 구조</w:t>
      </w:r>
    </w:p>
    <w:p w14:paraId="0D7FCFCD" w14:textId="77777777" w:rsidR="003034BD" w:rsidRPr="00750BFC" w:rsidRDefault="00000000">
      <w:pPr>
        <w:spacing w:before="40" w:after="60" w:line="340" w:lineRule="auto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멘토스의 사용자 경험은 학습 목적에 따라 두 단계로 전환된다.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977"/>
        <w:gridCol w:w="5811"/>
      </w:tblGrid>
      <w:tr w:rsidR="00FA3559" w:rsidRPr="00750BFC" w14:paraId="6C8CCCA6" w14:textId="77777777" w:rsidTr="008B728F">
        <w:tc>
          <w:tcPr>
            <w:tcW w:w="85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B01B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2977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E455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단계</w:t>
            </w:r>
          </w:p>
        </w:tc>
        <w:tc>
          <w:tcPr>
            <w:tcW w:w="5811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79B4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핵심 경험</w:t>
            </w:r>
          </w:p>
        </w:tc>
      </w:tr>
      <w:tr w:rsidR="00FA3559" w:rsidRPr="00750BFC" w14:paraId="060E707A" w14:textId="77777777" w:rsidTr="008B728F">
        <w:tc>
          <w:tcPr>
            <w:tcW w:w="8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E979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1단계</w:t>
            </w:r>
          </w:p>
        </w:tc>
        <w:tc>
          <w:tcPr>
            <w:tcW w:w="29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B9D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학습 구간 (T1~T5 개념 학습 완료 전)</w:t>
            </w:r>
          </w:p>
        </w:tc>
        <w:tc>
          <w:tcPr>
            <w:tcW w:w="58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F4D3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티어별 개념 학습 → 버튼 3단계 응답 → 퀴즈 → 티어 승급. 투기장은 개념 이해 확인</w:t>
            </w:r>
          </w:p>
          <w:p w14:paraId="009598AA" w14:textId="58868B54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보조 수단.</w:t>
            </w:r>
          </w:p>
        </w:tc>
      </w:tr>
      <w:tr w:rsidR="00FA3559" w:rsidRPr="00750BFC" w14:paraId="3CE62776" w14:textId="77777777" w:rsidTr="008B728F">
        <w:tc>
          <w:tcPr>
            <w:tcW w:w="8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AD11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2단계</w:t>
            </w:r>
          </w:p>
        </w:tc>
        <w:tc>
          <w:tcPr>
            <w:tcW w:w="29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6C1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정보 소비 구간 (모든 개념 학습 완료 후)</w:t>
            </w:r>
          </w:p>
        </w:tc>
        <w:tc>
          <w:tcPr>
            <w:tcW w:w="58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DF2E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티어 승급 목적 질문 없이 일일 리포트로 순수 시장 정보 제공. 투기장은 자연스럽게</w:t>
            </w:r>
          </w:p>
          <w:p w14:paraId="64702271" w14:textId="59F2DC5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시장 이슈 토론 유도.</w:t>
            </w:r>
          </w:p>
        </w:tc>
      </w:tr>
    </w:tbl>
    <w:p w14:paraId="6484AE9C" w14:textId="77777777" w:rsidR="003034BD" w:rsidRPr="00750BFC" w:rsidRDefault="00000000">
      <w:pPr>
        <w:spacing w:before="80" w:after="8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 xml:space="preserve"> </w:t>
      </w:r>
    </w:p>
    <w:p w14:paraId="512B8138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8.3 추가 개발 방안 — 엔드 콘텐츠</w:t>
      </w:r>
    </w:p>
    <w:p w14:paraId="0D09266D" w14:textId="77777777" w:rsidR="003034BD" w:rsidRPr="00750BFC" w:rsidRDefault="00000000" w:rsidP="005D7EDD">
      <w:pPr>
        <w:spacing w:before="40" w:after="60" w:line="340" w:lineRule="auto"/>
        <w:ind w:firstLineChars="100" w:firstLine="170"/>
        <w:jc w:val="both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  <w:color w:val="1E293B"/>
          <w:sz w:val="17"/>
          <w:szCs w:val="17"/>
        </w:rPr>
        <w:t>모든 개념 학습을 완료한 사용자(2단계 진입)를 위한 심화 콘텐츠를 MVP 이후 순차적으로 추가한다.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3262"/>
        <w:gridCol w:w="2976"/>
      </w:tblGrid>
      <w:tr w:rsidR="00FA3559" w:rsidRPr="00750BFC" w14:paraId="739DD77B" w14:textId="77777777" w:rsidTr="008B728F">
        <w:tc>
          <w:tcPr>
            <w:tcW w:w="1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D859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A361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기능</w:t>
            </w:r>
          </w:p>
        </w:tc>
        <w:tc>
          <w:tcPr>
            <w:tcW w:w="3262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79EF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개요</w:t>
            </w:r>
          </w:p>
        </w:tc>
        <w:tc>
          <w:tcPr>
            <w:tcW w:w="2976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9A6B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개발 시점</w:t>
            </w:r>
          </w:p>
        </w:tc>
      </w:tr>
      <w:tr w:rsidR="00C765A7" w:rsidRPr="00750BFC" w14:paraId="1277853E" w14:textId="77777777" w:rsidTr="008B728F">
        <w:tc>
          <w:tcPr>
            <w:tcW w:w="1200" w:type="dxa"/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7702" w14:textId="1F36787E" w:rsidR="00C765A7" w:rsidRPr="00750BFC" w:rsidRDefault="00DF742B" w:rsidP="00C765A7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55724"/>
                <w:sz w:val="17"/>
                <w:szCs w:val="17"/>
              </w:rPr>
              <w:t>Required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3BCD" w14:textId="62836B8E" w:rsidR="00C765A7" w:rsidRPr="00750BFC" w:rsidRDefault="00C765A7" w:rsidP="00C765A7">
            <w:pPr>
              <w:spacing w:before="20" w:after="6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추가 투자 철학 커리큘럼</w:t>
            </w:r>
          </w:p>
        </w:tc>
        <w:tc>
          <w:tcPr>
            <w:tcW w:w="326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2368" w14:textId="77777777" w:rsidR="008B728F" w:rsidRDefault="00C765A7" w:rsidP="00C765A7">
            <w:pPr>
              <w:spacing w:before="20" w:after="6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성장투자·배당투자·</w:t>
            </w:r>
            <w:proofErr w:type="spell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퀀트</w:t>
            </w:r>
            <w:proofErr w:type="spellEnd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등</w:t>
            </w:r>
          </w:p>
          <w:p w14:paraId="3A7D0A87" w14:textId="6D82746B" w:rsidR="00C765A7" w:rsidRPr="00750BFC" w:rsidRDefault="00C765A7" w:rsidP="00C765A7">
            <w:pPr>
              <w:spacing w:before="20" w:after="6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가치투자 이외의 학습 트랙 추가.</w:t>
            </w:r>
          </w:p>
        </w:tc>
        <w:tc>
          <w:tcPr>
            <w:tcW w:w="29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BBD3" w14:textId="3F431CFB" w:rsidR="00C765A7" w:rsidRPr="00750BFC" w:rsidRDefault="00C765A7" w:rsidP="00C765A7">
            <w:pPr>
              <w:spacing w:before="20" w:after="6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장기 로드맵</w:t>
            </w:r>
          </w:p>
        </w:tc>
      </w:tr>
      <w:tr w:rsidR="00C765A7" w:rsidRPr="00750BFC" w14:paraId="42210E83" w14:textId="77777777" w:rsidTr="008B728F">
        <w:tc>
          <w:tcPr>
            <w:tcW w:w="1200" w:type="dxa"/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4B1B" w14:textId="068DCAF0" w:rsidR="00C765A7" w:rsidRPr="00750BFC" w:rsidRDefault="00DF742B" w:rsidP="00C765A7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85FA5"/>
                <w:sz w:val="17"/>
                <w:szCs w:val="17"/>
              </w:rPr>
              <w:t>Useful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0B66" w14:textId="6370A0CA" w:rsidR="00C765A7" w:rsidRPr="00750BFC" w:rsidRDefault="00C765A7" w:rsidP="00C765A7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채팅 내 시나리오 분기 학습 (UC-</w:t>
            </w:r>
            <w:r w:rsidRPr="00750BFC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10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)</w:t>
            </w:r>
          </w:p>
        </w:tc>
        <w:tc>
          <w:tcPr>
            <w:tcW w:w="326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118F" w14:textId="6FA76B39" w:rsidR="00C765A7" w:rsidRPr="008B728F" w:rsidRDefault="00C765A7" w:rsidP="00C765A7">
            <w:pPr>
              <w:spacing w:before="20" w:after="6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2008 금융위기·코로나·금리 전환기 등 과거 실제 시장 기반 가상 매매</w:t>
            </w:r>
            <w:r w:rsidR="008B728F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 w:hint="eastAsia"/>
                <w:sz w:val="17"/>
                <w:szCs w:val="17"/>
              </w:rPr>
              <w:t>퀴즈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.</w:t>
            </w:r>
          </w:p>
        </w:tc>
        <w:tc>
          <w:tcPr>
            <w:tcW w:w="29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7C0F" w14:textId="7E342DD8" w:rsidR="00C765A7" w:rsidRPr="00750BFC" w:rsidRDefault="00C765A7" w:rsidP="00C765A7">
            <w:pPr>
              <w:spacing w:before="20" w:after="6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MVP 이후 — 2단계 사용자 수 확보 시점</w:t>
            </w:r>
          </w:p>
        </w:tc>
      </w:tr>
      <w:tr w:rsidR="00C765A7" w:rsidRPr="00750BFC" w14:paraId="164A5EF5" w14:textId="77777777" w:rsidTr="008B728F">
        <w:tc>
          <w:tcPr>
            <w:tcW w:w="120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80E0" w14:textId="709811A5" w:rsidR="00C765A7" w:rsidRPr="00750BFC" w:rsidRDefault="00DF742B" w:rsidP="00C765A7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856404"/>
                <w:sz w:val="17"/>
                <w:szCs w:val="17"/>
              </w:rPr>
              <w:t>Helpful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B738" w14:textId="1B8F481C" w:rsidR="00C765A7" w:rsidRPr="00750BFC" w:rsidRDefault="00C765A7" w:rsidP="00C765A7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리그 / 포인트 경쟁</w:t>
            </w:r>
          </w:p>
        </w:tc>
        <w:tc>
          <w:tcPr>
            <w:tcW w:w="326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9790" w14:textId="77777777" w:rsidR="008B728F" w:rsidRDefault="00C765A7" w:rsidP="00C765A7">
            <w:pPr>
              <w:spacing w:before="20" w:after="6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확인 버튼 응답 시 포인트 부여,</w:t>
            </w:r>
            <w:r w:rsidR="008B728F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주간 리그</w:t>
            </w:r>
          </w:p>
          <w:p w14:paraId="4F538867" w14:textId="4359DAD0" w:rsidR="00C765A7" w:rsidRPr="008B728F" w:rsidRDefault="00C765A7" w:rsidP="00C765A7">
            <w:pPr>
              <w:spacing w:before="20" w:after="6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시스템으로 지속적</w:t>
            </w:r>
            <w:r w:rsidR="008B728F"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 xml:space="preserve"> </w:t>
            </w: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참여 유도.</w:t>
            </w:r>
          </w:p>
        </w:tc>
        <w:tc>
          <w:tcPr>
            <w:tcW w:w="29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C5F0" w14:textId="18A32BD0" w:rsidR="00C765A7" w:rsidRPr="00750BFC" w:rsidRDefault="00C765A7" w:rsidP="00C765A7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MVP 이후 — 사용자 기반 확보 후 검토</w:t>
            </w:r>
          </w:p>
        </w:tc>
      </w:tr>
    </w:tbl>
    <w:p w14:paraId="3E299D85" w14:textId="77777777" w:rsidR="003034BD" w:rsidRPr="00750BFC" w:rsidRDefault="00000000">
      <w:pPr>
        <w:spacing w:before="80" w:after="80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 xml:space="preserve"> </w:t>
      </w:r>
    </w:p>
    <w:p w14:paraId="5D8CB9DA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8.4 기술 스택 요약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2551"/>
        <w:gridCol w:w="5670"/>
      </w:tblGrid>
      <w:tr w:rsidR="00FA3559" w:rsidRPr="00750BFC" w14:paraId="14124457" w14:textId="77777777" w:rsidTr="008B728F">
        <w:trPr>
          <w:tblHeader/>
        </w:trPr>
        <w:tc>
          <w:tcPr>
            <w:tcW w:w="1417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C56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2551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A94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기술</w:t>
            </w:r>
          </w:p>
        </w:tc>
        <w:tc>
          <w:tcPr>
            <w:tcW w:w="567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227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역할</w:t>
            </w:r>
          </w:p>
        </w:tc>
      </w:tr>
      <w:tr w:rsidR="00FA3559" w:rsidRPr="00750BFC" w14:paraId="218609AD" w14:textId="77777777" w:rsidTr="008B728F">
        <w:tc>
          <w:tcPr>
            <w:tcW w:w="14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831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Front-End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E54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React Native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1D1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iOS/Android 크로스 플랫폼. Recharts로 금융 차트, React Query·Zustand로 상태 관리</w:t>
            </w:r>
          </w:p>
        </w:tc>
      </w:tr>
      <w:tr w:rsidR="00FA3559" w:rsidRPr="00750BFC" w14:paraId="77750CAC" w14:textId="77777777" w:rsidTr="008B728F">
        <w:tc>
          <w:tcPr>
            <w:tcW w:w="141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FC6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Backend</w:t>
            </w:r>
          </w:p>
        </w:tc>
        <w:tc>
          <w:tcPr>
            <w:tcW w:w="255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CAF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FastAPI</w:t>
            </w:r>
          </w:p>
        </w:tc>
        <w:tc>
          <w:tcPr>
            <w:tcW w:w="567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485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Python 기반 비동기 프레임워크. AI 파이프라인 통합 및 자동 OpenAPI 문서 생성</w:t>
            </w:r>
          </w:p>
        </w:tc>
      </w:tr>
      <w:tr w:rsidR="00FA3559" w:rsidRPr="00750BFC" w14:paraId="7F1B106B" w14:textId="77777777" w:rsidTr="008B728F">
        <w:tc>
          <w:tcPr>
            <w:tcW w:w="14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0A1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Database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B61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PostgreSQL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ECC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관계형 데이터 저장. 트랜잭션 보장으로 투자 기록 무결성 확보</w:t>
            </w:r>
          </w:p>
        </w:tc>
      </w:tr>
      <w:tr w:rsidR="00FA3559" w:rsidRPr="00750BFC" w14:paraId="712A875E" w14:textId="77777777" w:rsidTr="008B728F">
        <w:tc>
          <w:tcPr>
            <w:tcW w:w="141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CF8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Cache</w:t>
            </w:r>
          </w:p>
        </w:tc>
        <w:tc>
          <w:tcPr>
            <w:tcW w:w="255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6FF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Redis</w:t>
            </w:r>
          </w:p>
        </w:tc>
        <w:tc>
          <w:tcPr>
            <w:tcW w:w="567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7BA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자주 조회되는 금융 지표·뉴스 데이터 캐싱. Celery Broker로도 활용</w:t>
            </w:r>
          </w:p>
        </w:tc>
      </w:tr>
      <w:tr w:rsidR="00FA3559" w:rsidRPr="00750BFC" w14:paraId="202B9267" w14:textId="77777777" w:rsidTr="008B728F">
        <w:tc>
          <w:tcPr>
            <w:tcW w:w="14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141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Async Jobs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826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Celery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B7A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일일 AI 리포트 자동 생성, 뉴스 크롤링 스케줄링 등 백그라운드 작업 처리</w:t>
            </w:r>
          </w:p>
        </w:tc>
      </w:tr>
      <w:tr w:rsidR="00FA3559" w:rsidRPr="00750BFC" w14:paraId="5EBB4BF4" w14:textId="77777777" w:rsidTr="008B728F">
        <w:tc>
          <w:tcPr>
            <w:tcW w:w="141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370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System</w:t>
            </w:r>
          </w:p>
        </w:tc>
        <w:tc>
          <w:tcPr>
            <w:tcW w:w="255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446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OpenAI API + LangChain</w:t>
            </w:r>
          </w:p>
        </w:tc>
        <w:tc>
          <w:tcPr>
            <w:tcW w:w="567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2D3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GPT-4o 기반 멘토 페르소나 및 RAG 파이프라인</w:t>
            </w:r>
          </w:p>
        </w:tc>
      </w:tr>
      <w:tr w:rsidR="00FA3559" w:rsidRPr="00750BFC" w14:paraId="57E1FE99" w14:textId="77777777" w:rsidTr="008B728F">
        <w:tc>
          <w:tcPr>
            <w:tcW w:w="14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B99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Vector DB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A98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Chroma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5BF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RAG 의미 검색용 벡터 저장. 뉴스·리포트 텍스트 임베딩 저장</w:t>
            </w:r>
          </w:p>
        </w:tc>
      </w:tr>
      <w:tr w:rsidR="00FA3559" w:rsidRPr="00750BFC" w14:paraId="7D9643F6" w14:textId="77777777" w:rsidTr="008B728F">
        <w:tc>
          <w:tcPr>
            <w:tcW w:w="141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097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lastRenderedPageBreak/>
              <w:t>Crawler</w:t>
            </w:r>
          </w:p>
        </w:tc>
        <w:tc>
          <w:tcPr>
            <w:tcW w:w="255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60C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Playwright, BeautifulSoup4</w:t>
            </w:r>
          </w:p>
        </w:tc>
        <w:tc>
          <w:tcPr>
            <w:tcW w:w="567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E67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동적/정적 웹페이지 데이터 수집 및 파싱</w:t>
            </w:r>
          </w:p>
        </w:tc>
      </w:tr>
      <w:tr w:rsidR="00FA3559" w:rsidRPr="00750BFC" w14:paraId="3428A220" w14:textId="77777777" w:rsidTr="008B728F">
        <w:tc>
          <w:tcPr>
            <w:tcW w:w="14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215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News/Search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D81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Feedparser, Tavily API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0F5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RSS 기반 최신 정보 추적 및 AI 특화 검색엔진 연동</w:t>
            </w:r>
          </w:p>
        </w:tc>
      </w:tr>
      <w:tr w:rsidR="00FA3559" w:rsidRPr="00750BFC" w14:paraId="4DDC7274" w14:textId="77777777" w:rsidTr="008B728F">
        <w:tc>
          <w:tcPr>
            <w:tcW w:w="141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627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External API</w:t>
            </w:r>
          </w:p>
        </w:tc>
        <w:tc>
          <w:tcPr>
            <w:tcW w:w="255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5BF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ECOS, yFinance, Naver News</w:t>
            </w:r>
          </w:p>
        </w:tc>
        <w:tc>
          <w:tcPr>
            <w:tcW w:w="567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689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금융 지표(기준금리·환율) 및 국내 뉴스 데이터</w:t>
            </w:r>
          </w:p>
        </w:tc>
      </w:tr>
      <w:tr w:rsidR="00FA3559" w:rsidRPr="00750BFC" w14:paraId="41CA4221" w14:textId="77777777" w:rsidTr="008B728F">
        <w:tc>
          <w:tcPr>
            <w:tcW w:w="14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AC2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Deployment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154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AWS EC2, Vercel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18F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FastAPI 백엔드(EC2 Docker), React Native 웹뷰(Vercel CDN)</w:t>
            </w:r>
          </w:p>
        </w:tc>
      </w:tr>
      <w:tr w:rsidR="00FA3559" w:rsidRPr="00750BFC" w14:paraId="3D46A3B1" w14:textId="77777777" w:rsidTr="008B728F">
        <w:tc>
          <w:tcPr>
            <w:tcW w:w="141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C9E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Push</w:t>
            </w:r>
          </w:p>
        </w:tc>
        <w:tc>
          <w:tcPr>
            <w:tcW w:w="255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60B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FCM (Firebase Cloud Messaging)</w:t>
            </w:r>
          </w:p>
        </w:tc>
        <w:tc>
          <w:tcPr>
            <w:tcW w:w="567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BA6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리포트 도착, 승급시험 응시 가능 알림 등 실시간 푸시 발송</w:t>
            </w:r>
          </w:p>
        </w:tc>
      </w:tr>
    </w:tbl>
    <w:p w14:paraId="5A028AB3" w14:textId="77777777" w:rsidR="003034BD" w:rsidRPr="00750BFC" w:rsidRDefault="003034BD">
      <w:pPr>
        <w:rPr>
          <w:rFonts w:ascii="Pretendard" w:eastAsia="Pretendard" w:hAnsi="Pretendard"/>
        </w:rPr>
      </w:pPr>
    </w:p>
    <w:p w14:paraId="2E8FE738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8.5 테스트 케이스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2835"/>
        <w:gridCol w:w="3148"/>
        <w:gridCol w:w="2238"/>
      </w:tblGrid>
      <w:tr w:rsidR="00FA3559" w:rsidRPr="00750BFC" w14:paraId="7720711E" w14:textId="77777777" w:rsidTr="008B728F">
        <w:trPr>
          <w:tblHeader/>
        </w:trPr>
        <w:tc>
          <w:tcPr>
            <w:tcW w:w="1417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224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테스트 케이스</w:t>
            </w:r>
          </w:p>
        </w:tc>
        <w:tc>
          <w:tcPr>
            <w:tcW w:w="283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4DA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테스트 방법</w:t>
            </w:r>
          </w:p>
        </w:tc>
        <w:tc>
          <w:tcPr>
            <w:tcW w:w="3148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87D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통과 기준</w:t>
            </w:r>
          </w:p>
        </w:tc>
        <w:tc>
          <w:tcPr>
            <w:tcW w:w="2238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EED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판정 방식</w:t>
            </w:r>
          </w:p>
        </w:tc>
      </w:tr>
      <w:tr w:rsidR="00FA3559" w:rsidRPr="00750BFC" w14:paraId="47947D4B" w14:textId="77777777" w:rsidTr="008B728F">
        <w:tc>
          <w:tcPr>
            <w:tcW w:w="14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8E2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사용자 맞춤화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2FC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티어 T1/T3 프로필로 동일 질문 비교 — 응답 용어 수준과 설명 깊이 차이 확인</w:t>
            </w:r>
          </w:p>
        </w:tc>
        <w:tc>
          <w:tcPr>
            <w:tcW w:w="31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10D0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초보 응답에 해설 없는 전문용어 →</w:t>
            </w:r>
          </w:p>
          <w:p w14:paraId="5737C546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실패 / 중급 응답이 불필요하게 단순화</w:t>
            </w:r>
          </w:p>
          <w:p w14:paraId="482AAA14" w14:textId="3FAC7CAD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→ 실패</w:t>
            </w:r>
          </w:p>
        </w:tc>
        <w:tc>
          <w:tcPr>
            <w:tcW w:w="22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915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자동화 비교 + 팀원 정성 평가</w:t>
            </w:r>
          </w:p>
        </w:tc>
      </w:tr>
      <w:tr w:rsidR="00FA3559" w:rsidRPr="00750BFC" w14:paraId="153889CE" w14:textId="77777777" w:rsidTr="008B728F">
        <w:tc>
          <w:tcPr>
            <w:tcW w:w="141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7E4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RAG 성능</w:t>
            </w:r>
          </w:p>
        </w:tc>
        <w:tc>
          <w:tcPr>
            <w:tcW w:w="283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A0C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특정 뉴스를 Vector DB에 수동 삽입 후 관련 질문 / 동일 주제 연속 질문으로 중복 답변 여부 확인</w:t>
            </w:r>
          </w:p>
        </w:tc>
        <w:tc>
          <w:tcPr>
            <w:tcW w:w="314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3FC9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응답이 해당 기사 핵심 내용 반영 /</w:t>
            </w:r>
          </w:p>
          <w:p w14:paraId="24286EC6" w14:textId="5EE279B0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이전 답변과 실질적 동일 내용 반복 없음</w:t>
            </w:r>
          </w:p>
        </w:tc>
        <w:tc>
          <w:tcPr>
            <w:tcW w:w="22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672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키워드 매칭 + 응답 diff 비교</w:t>
            </w:r>
          </w:p>
        </w:tc>
      </w:tr>
      <w:tr w:rsidR="00FA3559" w:rsidRPr="00750BFC" w14:paraId="14FBC403" w14:textId="77777777" w:rsidTr="008B728F">
        <w:tc>
          <w:tcPr>
            <w:tcW w:w="14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6B9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페르소나 일관성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A6A7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투자 철학 반하는 유도 질문 입력</w:t>
            </w:r>
          </w:p>
          <w:p w14:paraId="122C66B1" w14:textId="3D9F5925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(예: 가치투자 멘토에게 "단타 수익법")</w:t>
            </w:r>
          </w:p>
        </w:tc>
        <w:tc>
          <w:tcPr>
            <w:tcW w:w="31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C4BE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멘토가 자신의 철학 범위 내에서 응답 /</w:t>
            </w:r>
          </w:p>
          <w:p w14:paraId="4C6C430E" w14:textId="0D48DEA3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철학 이탈 0건</w:t>
            </w:r>
          </w:p>
        </w:tc>
        <w:tc>
          <w:tcPr>
            <w:tcW w:w="22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571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멘토당 주간 10건 샘플 검수</w:t>
            </w:r>
          </w:p>
        </w:tc>
      </w:tr>
      <w:tr w:rsidR="00FA3559" w:rsidRPr="00750BFC" w14:paraId="5FE17A42" w14:textId="77777777" w:rsidTr="008B728F">
        <w:tc>
          <w:tcPr>
            <w:tcW w:w="141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5DD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부하 및 성능</w:t>
            </w:r>
          </w:p>
        </w:tc>
        <w:tc>
          <w:tcPr>
            <w:tcW w:w="283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B8A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Locust/k6로 동시 사용자 단계적 증가 (10→50→100→평시 3배)</w:t>
            </w:r>
          </w:p>
        </w:tc>
        <w:tc>
          <w:tcPr>
            <w:tcW w:w="314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BB85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3배 트래픽에서 평균 응답 ≤ 5초 /</w:t>
            </w:r>
          </w:p>
          <w:p w14:paraId="7DF4E8E8" w14:textId="6826174C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proofErr w:type="spellStart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에러율</w:t>
            </w:r>
            <w:proofErr w:type="spellEnd"/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≤ 1%</w:t>
            </w:r>
          </w:p>
        </w:tc>
        <w:tc>
          <w:tcPr>
            <w:tcW w:w="22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116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자동화 부하 테스트</w:t>
            </w:r>
          </w:p>
        </w:tc>
      </w:tr>
      <w:tr w:rsidR="00FA3559" w:rsidRPr="00750BFC" w14:paraId="73FCCD74" w14:textId="77777777" w:rsidTr="008B728F">
        <w:tc>
          <w:tcPr>
            <w:tcW w:w="14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12E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Hallucination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09E2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허구 기업명, 미존재 경제지표,</w:t>
            </w:r>
          </w:p>
          <w:p w14:paraId="180D714C" w14:textId="5558980D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미래 날짜 뉴스 등으로 질문</w:t>
            </w:r>
          </w:p>
        </w:tc>
        <w:tc>
          <w:tcPr>
            <w:tcW w:w="31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ACBE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"확인할 수 없습니다" 또는 "해당 정보가</w:t>
            </w:r>
          </w:p>
          <w:p w14:paraId="56C03A7D" w14:textId="7177BAFF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없습니다" 응답 / Context 외 답변 생성 시 Hallucination 판정</w:t>
            </w:r>
          </w:p>
        </w:tc>
        <w:tc>
          <w:tcPr>
            <w:tcW w:w="22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AAF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전수 통과 필수</w:t>
            </w:r>
          </w:p>
        </w:tc>
      </w:tr>
      <w:tr w:rsidR="00ED1FE7" w:rsidRPr="00750BFC" w14:paraId="53D52871" w14:textId="77777777" w:rsidTr="008B728F">
        <w:tc>
          <w:tcPr>
            <w:tcW w:w="14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BE1A" w14:textId="0E464363" w:rsidR="00ED1FE7" w:rsidRPr="00750BFC" w:rsidRDefault="00ED1FE7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학습 도달도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D911" w14:textId="77777777" w:rsidR="00ED1FE7" w:rsidRDefault="00ED1FE7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테스트 계정으로 전 티어 개념 이해</w:t>
            </w:r>
          </w:p>
          <w:p w14:paraId="21BD9FBF" w14:textId="6F5A05A7" w:rsidR="00ED1FE7" w:rsidRPr="00750BFC" w:rsidRDefault="00ED1FE7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완료 시뮬레이션, T5 도달 여부 확인</w:t>
            </w:r>
          </w:p>
        </w:tc>
        <w:tc>
          <w:tcPr>
            <w:tcW w:w="31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7373" w14:textId="66DD681F" w:rsidR="00ED1FE7" w:rsidRDefault="00ED1FE7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개념 이해 80% 충족 시 티어 승급 정상 처리,</w:t>
            </w:r>
          </w:p>
          <w:p w14:paraId="02A633FD" w14:textId="64C14E15" w:rsidR="00ED1FE7" w:rsidRPr="00ED1FE7" w:rsidRDefault="00ED1FE7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T5 도달 시 전체 기능 잠금 해제</w:t>
            </w:r>
          </w:p>
        </w:tc>
        <w:tc>
          <w:tcPr>
            <w:tcW w:w="22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1CF8" w14:textId="33ACF7B8" w:rsidR="00ED1FE7" w:rsidRPr="00750BFC" w:rsidRDefault="00ED1FE7">
            <w:pPr>
              <w:spacing w:before="20" w:after="20" w:line="300" w:lineRule="auto"/>
              <w:rPr>
                <w:rFonts w:ascii="Pretendard" w:eastAsia="Pretendard" w:hAnsi="Pretendard"/>
                <w:color w:val="1E293B"/>
                <w:sz w:val="17"/>
                <w:szCs w:val="17"/>
              </w:rPr>
            </w:pPr>
            <w:r>
              <w:rPr>
                <w:rFonts w:ascii="Pretendard" w:eastAsia="Pretendard" w:hAnsi="Pretendard" w:hint="eastAsia"/>
                <w:color w:val="1E293B"/>
                <w:sz w:val="17"/>
                <w:szCs w:val="17"/>
              </w:rPr>
              <w:t>자동화 티어 승급 로직 테스트</w:t>
            </w:r>
          </w:p>
        </w:tc>
      </w:tr>
    </w:tbl>
    <w:p w14:paraId="4462CCA8" w14:textId="77777777" w:rsidR="003034BD" w:rsidRDefault="003034BD">
      <w:pPr>
        <w:rPr>
          <w:rFonts w:ascii="Pretendard" w:eastAsia="Pretendard" w:hAnsi="Pretendard"/>
        </w:rPr>
      </w:pPr>
    </w:p>
    <w:p w14:paraId="449DBD1C" w14:textId="77777777" w:rsidR="008B728F" w:rsidRDefault="008B728F">
      <w:pPr>
        <w:rPr>
          <w:rFonts w:ascii="Pretendard" w:eastAsia="Pretendard" w:hAnsi="Pretendard"/>
        </w:rPr>
      </w:pPr>
    </w:p>
    <w:p w14:paraId="4FF8BF4B" w14:textId="77777777" w:rsidR="008B728F" w:rsidRDefault="008B728F">
      <w:pPr>
        <w:rPr>
          <w:rFonts w:ascii="Pretendard" w:eastAsia="Pretendard" w:hAnsi="Pretendard"/>
        </w:rPr>
      </w:pPr>
    </w:p>
    <w:p w14:paraId="44276AB5" w14:textId="77777777" w:rsidR="008B728F" w:rsidRDefault="008B728F">
      <w:pPr>
        <w:rPr>
          <w:rFonts w:ascii="Pretendard" w:eastAsia="Pretendard" w:hAnsi="Pretendard"/>
        </w:rPr>
      </w:pPr>
    </w:p>
    <w:p w14:paraId="294D5105" w14:textId="77777777" w:rsidR="00ED1FE7" w:rsidRDefault="00ED1FE7">
      <w:pPr>
        <w:rPr>
          <w:rFonts w:ascii="Pretendard" w:eastAsia="Pretendard" w:hAnsi="Pretendard"/>
        </w:rPr>
      </w:pPr>
    </w:p>
    <w:p w14:paraId="1C1DAD83" w14:textId="77777777" w:rsidR="008B728F" w:rsidRDefault="008B728F">
      <w:pPr>
        <w:rPr>
          <w:rFonts w:ascii="Pretendard" w:eastAsia="Pretendard" w:hAnsi="Pretendard"/>
        </w:rPr>
      </w:pPr>
    </w:p>
    <w:p w14:paraId="51DF4EEF" w14:textId="77777777" w:rsidR="008B728F" w:rsidRDefault="008B728F">
      <w:pPr>
        <w:rPr>
          <w:rFonts w:ascii="Pretendard" w:eastAsia="Pretendard" w:hAnsi="Pretendard"/>
        </w:rPr>
      </w:pPr>
    </w:p>
    <w:p w14:paraId="0B7051A4" w14:textId="77777777" w:rsidR="008B728F" w:rsidRDefault="008B728F">
      <w:pPr>
        <w:rPr>
          <w:rFonts w:ascii="Pretendard" w:eastAsia="Pretendard" w:hAnsi="Pretendard"/>
        </w:rPr>
      </w:pPr>
    </w:p>
    <w:p w14:paraId="56FAC4EE" w14:textId="77777777" w:rsidR="008B728F" w:rsidRDefault="008B728F">
      <w:pPr>
        <w:rPr>
          <w:rFonts w:ascii="Pretendard" w:eastAsia="Pretendard" w:hAnsi="Pretendard"/>
        </w:rPr>
      </w:pPr>
    </w:p>
    <w:p w14:paraId="57EB3F06" w14:textId="77777777" w:rsidR="008B728F" w:rsidRPr="00750BFC" w:rsidRDefault="008B728F">
      <w:pPr>
        <w:rPr>
          <w:rFonts w:ascii="Pretendard" w:eastAsia="Pretendard" w:hAnsi="Pretendard"/>
        </w:rPr>
      </w:pPr>
    </w:p>
    <w:p w14:paraId="1D522A11" w14:textId="77777777" w:rsidR="003034BD" w:rsidRPr="00750BFC" w:rsidRDefault="00000000">
      <w:pPr>
        <w:pStyle w:val="2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8.6 개발 일정 (Scrum, 1주 Sprint)</w:t>
      </w:r>
    </w:p>
    <w:p w14:paraId="74248A44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Scrum 팀 구성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4138"/>
      </w:tblGrid>
      <w:tr w:rsidR="00FA3559" w:rsidRPr="00750BFC" w14:paraId="3B33825E" w14:textId="77777777" w:rsidTr="008B728F">
        <w:trPr>
          <w:tblHeader/>
        </w:trPr>
        <w:tc>
          <w:tcPr>
            <w:tcW w:w="25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467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역할</w:t>
            </w:r>
          </w:p>
        </w:tc>
        <w:tc>
          <w:tcPr>
            <w:tcW w:w="30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358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담당자</w:t>
            </w:r>
          </w:p>
        </w:tc>
        <w:tc>
          <w:tcPr>
            <w:tcW w:w="4138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230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주요 책임</w:t>
            </w:r>
          </w:p>
        </w:tc>
      </w:tr>
      <w:tr w:rsidR="00FA3559" w:rsidRPr="00750BFC" w14:paraId="73C85FAE" w14:textId="77777777" w:rsidTr="008B728F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160F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Product Owner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02F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김란주</w:t>
            </w:r>
          </w:p>
        </w:tc>
        <w:tc>
          <w:tcPr>
            <w:tcW w:w="41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469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고객 요구사항 정리 및 백로그 우선순위 결정</w:t>
            </w:r>
          </w:p>
        </w:tc>
      </w:tr>
      <w:tr w:rsidR="00FA3559" w:rsidRPr="00750BFC" w14:paraId="43B3963A" w14:textId="77777777" w:rsidTr="008B728F">
        <w:tc>
          <w:tcPr>
            <w:tcW w:w="25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790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Scrum Master</w:t>
            </w:r>
          </w:p>
        </w:tc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64F2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왕규원</w:t>
            </w:r>
          </w:p>
        </w:tc>
        <w:tc>
          <w:tcPr>
            <w:tcW w:w="413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A2D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스크럼 프로세스 조언 및 팀 장애물 제거</w:t>
            </w:r>
          </w:p>
        </w:tc>
      </w:tr>
      <w:tr w:rsidR="00FA3559" w:rsidRPr="00750BFC" w14:paraId="52A3DF23" w14:textId="77777777" w:rsidTr="008B728F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088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Development Team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44F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손은재, 박설아, 정준우, 한호석</w:t>
            </w:r>
          </w:p>
        </w:tc>
        <w:tc>
          <w:tcPr>
            <w:tcW w:w="41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7F5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실제 소프트웨어 구현</w:t>
            </w:r>
          </w:p>
        </w:tc>
      </w:tr>
    </w:tbl>
    <w:p w14:paraId="73B41F13" w14:textId="77777777" w:rsidR="003034BD" w:rsidRPr="00750BFC" w:rsidRDefault="003034BD">
      <w:pPr>
        <w:rPr>
          <w:rFonts w:ascii="Pretendard" w:eastAsia="Pretendard" w:hAnsi="Pretendard"/>
        </w:rPr>
      </w:pPr>
    </w:p>
    <w:p w14:paraId="6019022E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팀원 역할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2409"/>
        <w:gridCol w:w="6237"/>
      </w:tblGrid>
      <w:tr w:rsidR="00FA3559" w:rsidRPr="00750BFC" w14:paraId="55EC5845" w14:textId="77777777" w:rsidTr="008B728F">
        <w:trPr>
          <w:tblHeader/>
        </w:trPr>
        <w:tc>
          <w:tcPr>
            <w:tcW w:w="992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764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이름</w:t>
            </w:r>
          </w:p>
        </w:tc>
        <w:tc>
          <w:tcPr>
            <w:tcW w:w="2409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4EC6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파트</w:t>
            </w:r>
          </w:p>
        </w:tc>
        <w:tc>
          <w:tcPr>
            <w:tcW w:w="6237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E3D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주요 역할</w:t>
            </w:r>
          </w:p>
        </w:tc>
      </w:tr>
      <w:tr w:rsidR="00FA3559" w:rsidRPr="00750BFC" w14:paraId="75705047" w14:textId="77777777" w:rsidTr="008B728F"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37B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김란주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445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프론트엔드 / Product Owner</w:t>
            </w:r>
          </w:p>
        </w:tc>
        <w:tc>
          <w:tcPr>
            <w:tcW w:w="62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D961" w14:textId="0730B53D" w:rsidR="003034BD" w:rsidRPr="00750BFC" w:rsidRDefault="008B728F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8B728F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사용자 요구사항 정리 및 </w:t>
            </w:r>
            <w:proofErr w:type="spellStart"/>
            <w:r w:rsidRPr="008B728F">
              <w:rPr>
                <w:rFonts w:ascii="Pretendard" w:eastAsia="Pretendard" w:hAnsi="Pretendard"/>
                <w:color w:val="1E293B"/>
                <w:sz w:val="17"/>
                <w:szCs w:val="17"/>
              </w:rPr>
              <w:t>백로그</w:t>
            </w:r>
            <w:proofErr w:type="spellEnd"/>
            <w:r w:rsidRPr="008B728F">
              <w:rPr>
                <w:rFonts w:ascii="Pretendard" w:eastAsia="Pretendard" w:hAnsi="Pretendard"/>
                <w:color w:val="1E293B"/>
                <w:sz w:val="17"/>
                <w:szCs w:val="17"/>
              </w:rPr>
              <w:t xml:space="preserve"> 우선순위 결정, 탐색 탭·차트 UI·멘토 채팅 인터페이스 설계</w:t>
            </w:r>
          </w:p>
        </w:tc>
      </w:tr>
      <w:tr w:rsidR="00FA3559" w:rsidRPr="00750BFC" w14:paraId="461D81E3" w14:textId="77777777" w:rsidTr="008B728F">
        <w:tc>
          <w:tcPr>
            <w:tcW w:w="9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AAA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박설아</w:t>
            </w:r>
          </w:p>
        </w:tc>
        <w:tc>
          <w:tcPr>
            <w:tcW w:w="240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BFA0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프론트엔드</w:t>
            </w:r>
          </w:p>
        </w:tc>
        <w:tc>
          <w:tcPr>
            <w:tcW w:w="623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2E93" w14:textId="2B675FE4" w:rsidR="003034BD" w:rsidRPr="00750BFC" w:rsidRDefault="008B728F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8B728F">
              <w:rPr>
                <w:rFonts w:ascii="Pretendard" w:eastAsia="Pretendard" w:hAnsi="Pretendard"/>
                <w:color w:val="1E293B"/>
                <w:sz w:val="17"/>
                <w:szCs w:val="17"/>
              </w:rPr>
              <w:t>뉴스 상세·스크랩·프로필/티어 화면 설계, UI 기반 사용성 요구사항(NFR-07, NFR-08) 검증</w:t>
            </w:r>
          </w:p>
        </w:tc>
      </w:tr>
      <w:tr w:rsidR="00FA3559" w:rsidRPr="00750BFC" w14:paraId="3C06F627" w14:textId="77777777" w:rsidTr="008B728F"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BC0D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정준우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2FB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백엔드</w:t>
            </w:r>
          </w:p>
        </w:tc>
        <w:tc>
          <w:tcPr>
            <w:tcW w:w="62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5606" w14:textId="688DEBBF" w:rsidR="003034BD" w:rsidRPr="00750BFC" w:rsidRDefault="008B728F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8B728F">
              <w:rPr>
                <w:rFonts w:ascii="Pretendard" w:eastAsia="Pretendard" w:hAnsi="Pretendard"/>
                <w:color w:val="1E293B"/>
                <w:sz w:val="17"/>
                <w:szCs w:val="17"/>
              </w:rPr>
              <w:t>API 설계, 시스템 아키텍처 정의, 성능·가용성 요구사항(NFR-01~03) 명세 및 검증</w:t>
            </w:r>
          </w:p>
        </w:tc>
      </w:tr>
      <w:tr w:rsidR="00FA3559" w:rsidRPr="00750BFC" w14:paraId="75655E08" w14:textId="77777777" w:rsidTr="008B728F">
        <w:tc>
          <w:tcPr>
            <w:tcW w:w="9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0511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한호석</w:t>
            </w:r>
          </w:p>
        </w:tc>
        <w:tc>
          <w:tcPr>
            <w:tcW w:w="240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414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백엔드</w:t>
            </w:r>
          </w:p>
        </w:tc>
        <w:tc>
          <w:tcPr>
            <w:tcW w:w="623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3468" w14:textId="7A8D230C" w:rsidR="003034BD" w:rsidRPr="00750BFC" w:rsidRDefault="008B728F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8B728F">
              <w:rPr>
                <w:rFonts w:ascii="Pretendard" w:eastAsia="Pretendard" w:hAnsi="Pretendard"/>
                <w:color w:val="1E293B"/>
                <w:sz w:val="17"/>
                <w:szCs w:val="17"/>
              </w:rPr>
              <w:t>DB 설계, 보안 요구사항(NFR-09~11) 명세, 티어 비즈니스 규칙 정의</w:t>
            </w:r>
          </w:p>
        </w:tc>
      </w:tr>
      <w:tr w:rsidR="00FA3559" w:rsidRPr="00750BFC" w14:paraId="6FADE6AF" w14:textId="77777777" w:rsidTr="008B728F"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5A75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손은재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1698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및 데이터</w:t>
            </w:r>
          </w:p>
        </w:tc>
        <w:tc>
          <w:tcPr>
            <w:tcW w:w="62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81C2" w14:textId="4B83A252" w:rsidR="003034BD" w:rsidRPr="00750BFC" w:rsidRDefault="008B728F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8B728F">
              <w:rPr>
                <w:rFonts w:ascii="Pretendard" w:eastAsia="Pretendard" w:hAnsi="Pretendard"/>
                <w:color w:val="1E293B"/>
                <w:sz w:val="17"/>
                <w:szCs w:val="17"/>
              </w:rPr>
              <w:t>RAG 파이프라인 설계, 신뢰성 요구사항(NFR-04~06) 명세, 멘토 페르소나 정의</w:t>
            </w:r>
          </w:p>
        </w:tc>
      </w:tr>
      <w:tr w:rsidR="00FA3559" w:rsidRPr="00750BFC" w14:paraId="3BB4A383" w14:textId="77777777" w:rsidTr="008B728F">
        <w:tc>
          <w:tcPr>
            <w:tcW w:w="9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C779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왕규원</w:t>
            </w:r>
          </w:p>
        </w:tc>
        <w:tc>
          <w:tcPr>
            <w:tcW w:w="240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6F8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 및 데이터 / Scrum Master</w:t>
            </w:r>
          </w:p>
        </w:tc>
        <w:tc>
          <w:tcPr>
            <w:tcW w:w="623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8B80" w14:textId="5A5F8D81" w:rsidR="003034BD" w:rsidRPr="00750BFC" w:rsidRDefault="008B728F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8B728F">
              <w:rPr>
                <w:rFonts w:ascii="Pretendard" w:eastAsia="Pretendard" w:hAnsi="Pretendard"/>
                <w:color w:val="1E293B"/>
                <w:sz w:val="17"/>
                <w:szCs w:val="17"/>
              </w:rPr>
              <w:t>데이터 정확도·토론 논리성 요구사항(NFR-12~13) 명세, 프롬프트 설계, 스크럼 프로세스 관리</w:t>
            </w:r>
          </w:p>
        </w:tc>
      </w:tr>
    </w:tbl>
    <w:p w14:paraId="1BF1B5BA" w14:textId="77777777" w:rsidR="003034BD" w:rsidRPr="00750BFC" w:rsidRDefault="003034BD">
      <w:pPr>
        <w:rPr>
          <w:rFonts w:ascii="Pretendard" w:eastAsia="Pretendard" w:hAnsi="Pretendard"/>
        </w:rPr>
      </w:pPr>
    </w:p>
    <w:p w14:paraId="22D571F2" w14:textId="77777777" w:rsidR="003034BD" w:rsidRPr="00750BFC" w:rsidRDefault="00000000">
      <w:pPr>
        <w:pStyle w:val="3"/>
        <w:rPr>
          <w:rFonts w:ascii="Pretendard" w:eastAsia="Pretendard" w:hAnsi="Pretendard"/>
        </w:rPr>
      </w:pPr>
      <w:r w:rsidRPr="00750BFC">
        <w:rPr>
          <w:rFonts w:ascii="Pretendard" w:eastAsia="Pretendard" w:hAnsi="Pretendard"/>
        </w:rPr>
        <w:t>Product Backlog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5"/>
        <w:gridCol w:w="499"/>
        <w:gridCol w:w="2172"/>
        <w:gridCol w:w="900"/>
        <w:gridCol w:w="961"/>
        <w:gridCol w:w="3791"/>
      </w:tblGrid>
      <w:tr w:rsidR="00FA3559" w:rsidRPr="00750BFC" w14:paraId="7D1A9AE8" w14:textId="77777777" w:rsidTr="008B728F">
        <w:tc>
          <w:tcPr>
            <w:tcW w:w="1315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0E6D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499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70AB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순위</w:t>
            </w:r>
          </w:p>
        </w:tc>
        <w:tc>
          <w:tcPr>
            <w:tcW w:w="2172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40BD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기능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6CCC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담당</w:t>
            </w:r>
          </w:p>
        </w:tc>
        <w:tc>
          <w:tcPr>
            <w:tcW w:w="961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BBA7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Sprint</w:t>
            </w:r>
          </w:p>
        </w:tc>
        <w:tc>
          <w:tcPr>
            <w:tcW w:w="3791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E4EF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FFFFFF"/>
                <w:sz w:val="17"/>
                <w:szCs w:val="17"/>
              </w:rPr>
              <w:t>완료 기준</w:t>
            </w:r>
          </w:p>
        </w:tc>
      </w:tr>
      <w:tr w:rsidR="00FA3559" w:rsidRPr="00750BFC" w14:paraId="244AE14B" w14:textId="77777777" w:rsidTr="008B728F">
        <w:tc>
          <w:tcPr>
            <w:tcW w:w="1315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C0AE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C62828"/>
                <w:sz w:val="17"/>
                <w:szCs w:val="17"/>
              </w:rPr>
              <w:t>Showstopper</w:t>
            </w:r>
          </w:p>
        </w:tc>
        <w:tc>
          <w:tcPr>
            <w:tcW w:w="4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7334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1</w:t>
            </w:r>
          </w:p>
        </w:tc>
        <w:tc>
          <w:tcPr>
            <w:tcW w:w="21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813C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온보딩 플로우 및 성향 분석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BCF4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FE</w:t>
            </w:r>
          </w:p>
        </w:tc>
        <w:tc>
          <w:tcPr>
            <w:tcW w:w="9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B489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S#01</w:t>
            </w:r>
          </w:p>
        </w:tc>
        <w:tc>
          <w:tcPr>
            <w:tcW w:w="37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A1B7" w14:textId="77777777" w:rsidR="003034BD" w:rsidRPr="00750BFC" w:rsidRDefault="00000000">
            <w:pPr>
              <w:spacing w:before="20" w:after="6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온보딩 완료 → 멘토 추천 화면 동작</w:t>
            </w:r>
          </w:p>
        </w:tc>
      </w:tr>
      <w:tr w:rsidR="00FA3559" w:rsidRPr="00750BFC" w14:paraId="681FFC22" w14:textId="77777777" w:rsidTr="008B728F">
        <w:tc>
          <w:tcPr>
            <w:tcW w:w="1315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1BEBA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C62828"/>
                <w:sz w:val="17"/>
                <w:szCs w:val="17"/>
              </w:rPr>
              <w:t>Showstopper</w:t>
            </w:r>
          </w:p>
        </w:tc>
        <w:tc>
          <w:tcPr>
            <w:tcW w:w="4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E686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2</w:t>
            </w:r>
          </w:p>
        </w:tc>
        <w:tc>
          <w:tcPr>
            <w:tcW w:w="21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6D4E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뉴스 수집 및 탐색 탭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463D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BE/AI</w:t>
            </w:r>
          </w:p>
        </w:tc>
        <w:tc>
          <w:tcPr>
            <w:tcW w:w="9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8A93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S#01</w:t>
            </w:r>
          </w:p>
        </w:tc>
        <w:tc>
          <w:tcPr>
            <w:tcW w:w="37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D8FC" w14:textId="77777777" w:rsidR="003034BD" w:rsidRPr="00750BFC" w:rsidRDefault="00000000">
            <w:pPr>
              <w:spacing w:before="20" w:after="6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뉴스 리스트 API 동작 + 탐색 탭 화면</w:t>
            </w:r>
          </w:p>
        </w:tc>
      </w:tr>
      <w:tr w:rsidR="00FA3559" w:rsidRPr="00750BFC" w14:paraId="0B5AE864" w14:textId="77777777" w:rsidTr="008B728F">
        <w:tc>
          <w:tcPr>
            <w:tcW w:w="1315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9439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C62828"/>
                <w:sz w:val="17"/>
                <w:szCs w:val="17"/>
              </w:rPr>
              <w:t>Showstopper</w:t>
            </w:r>
          </w:p>
        </w:tc>
        <w:tc>
          <w:tcPr>
            <w:tcW w:w="4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0972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3</w:t>
            </w:r>
          </w:p>
        </w:tc>
        <w:tc>
          <w:tcPr>
            <w:tcW w:w="21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6A3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금융 지표 시각화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163E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FE/BE</w:t>
            </w:r>
          </w:p>
        </w:tc>
        <w:tc>
          <w:tcPr>
            <w:tcW w:w="9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420F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S#02</w:t>
            </w:r>
          </w:p>
        </w:tc>
        <w:tc>
          <w:tcPr>
            <w:tcW w:w="37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04E7" w14:textId="77777777" w:rsidR="003034BD" w:rsidRPr="00750BFC" w:rsidRDefault="00000000">
            <w:pPr>
              <w:spacing w:before="20" w:after="6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환율·금리·지수 차트 렌더링 화면</w:t>
            </w:r>
          </w:p>
        </w:tc>
      </w:tr>
      <w:tr w:rsidR="00FA3559" w:rsidRPr="00750BFC" w14:paraId="74F1D0B5" w14:textId="77777777" w:rsidTr="008B728F">
        <w:tc>
          <w:tcPr>
            <w:tcW w:w="1315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E8F8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C62828"/>
                <w:sz w:val="17"/>
                <w:szCs w:val="17"/>
              </w:rPr>
              <w:t>Showstopper</w:t>
            </w:r>
          </w:p>
        </w:tc>
        <w:tc>
          <w:tcPr>
            <w:tcW w:w="4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451E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4</w:t>
            </w:r>
          </w:p>
        </w:tc>
        <w:tc>
          <w:tcPr>
            <w:tcW w:w="21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4D4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멘토 채팅 UI MVP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FA7A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FE/BE</w:t>
            </w:r>
          </w:p>
        </w:tc>
        <w:tc>
          <w:tcPr>
            <w:tcW w:w="9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ECF7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S#03</w:t>
            </w:r>
          </w:p>
        </w:tc>
        <w:tc>
          <w:tcPr>
            <w:tcW w:w="37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A6FC" w14:textId="77777777" w:rsidR="003034BD" w:rsidRPr="00750BFC" w:rsidRDefault="00000000">
            <w:pPr>
              <w:spacing w:before="20" w:after="6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채팅 기본 송수신 데모</w:t>
            </w:r>
          </w:p>
        </w:tc>
      </w:tr>
      <w:tr w:rsidR="00FA3559" w:rsidRPr="00750BFC" w14:paraId="5EDEFE07" w14:textId="77777777" w:rsidTr="008B728F">
        <w:tc>
          <w:tcPr>
            <w:tcW w:w="1315" w:type="dxa"/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B4AC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55724"/>
                <w:sz w:val="17"/>
                <w:szCs w:val="17"/>
              </w:rPr>
              <w:t>Required</w:t>
            </w:r>
          </w:p>
        </w:tc>
        <w:tc>
          <w:tcPr>
            <w:tcW w:w="4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33AD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5</w:t>
            </w:r>
          </w:p>
        </w:tc>
        <w:tc>
          <w:tcPr>
            <w:tcW w:w="21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642B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RAG 기반 채팅 고도화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83E2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AI</w:t>
            </w:r>
          </w:p>
        </w:tc>
        <w:tc>
          <w:tcPr>
            <w:tcW w:w="9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7322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S#04</w:t>
            </w:r>
          </w:p>
        </w:tc>
        <w:tc>
          <w:tcPr>
            <w:tcW w:w="37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A6E9" w14:textId="77777777" w:rsidR="003034BD" w:rsidRPr="00750BFC" w:rsidRDefault="00000000">
            <w:pPr>
              <w:spacing w:before="20" w:after="6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최신 뉴스 기반 답변 동작 확인</w:t>
            </w:r>
          </w:p>
        </w:tc>
      </w:tr>
      <w:tr w:rsidR="00FA3559" w:rsidRPr="00750BFC" w14:paraId="63C94138" w14:textId="77777777" w:rsidTr="008B728F">
        <w:tc>
          <w:tcPr>
            <w:tcW w:w="1315" w:type="dxa"/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3407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55724"/>
                <w:sz w:val="17"/>
                <w:szCs w:val="17"/>
              </w:rPr>
              <w:t>Required</w:t>
            </w:r>
          </w:p>
        </w:tc>
        <w:tc>
          <w:tcPr>
            <w:tcW w:w="4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B016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6</w:t>
            </w:r>
          </w:p>
        </w:tc>
        <w:tc>
          <w:tcPr>
            <w:tcW w:w="21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F0AA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투기장 토론 기능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9E32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FE/BE/AI</w:t>
            </w:r>
          </w:p>
        </w:tc>
        <w:tc>
          <w:tcPr>
            <w:tcW w:w="9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C87E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S#05~06</w:t>
            </w:r>
          </w:p>
        </w:tc>
        <w:tc>
          <w:tcPr>
            <w:tcW w:w="37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6C01" w14:textId="77777777" w:rsidR="003034BD" w:rsidRPr="00750BFC" w:rsidRDefault="00000000">
            <w:pPr>
              <w:spacing w:before="20" w:after="6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멘토 간 토론 실시간 중계 데모</w:t>
            </w:r>
          </w:p>
        </w:tc>
      </w:tr>
      <w:tr w:rsidR="00FA3559" w:rsidRPr="00750BFC" w14:paraId="12AD3F4E" w14:textId="77777777" w:rsidTr="008B728F">
        <w:tc>
          <w:tcPr>
            <w:tcW w:w="1315" w:type="dxa"/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FFE6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55724"/>
                <w:sz w:val="17"/>
                <w:szCs w:val="17"/>
              </w:rPr>
              <w:lastRenderedPageBreak/>
              <w:t>Required</w:t>
            </w:r>
          </w:p>
        </w:tc>
        <w:tc>
          <w:tcPr>
            <w:tcW w:w="4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EC61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7</w:t>
            </w:r>
          </w:p>
        </w:tc>
        <w:tc>
          <w:tcPr>
            <w:tcW w:w="21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0633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일일 AI 리포트 자동화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BEE0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BE/AI</w:t>
            </w:r>
          </w:p>
        </w:tc>
        <w:tc>
          <w:tcPr>
            <w:tcW w:w="9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6408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S#07</w:t>
            </w:r>
          </w:p>
        </w:tc>
        <w:tc>
          <w:tcPr>
            <w:tcW w:w="37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336A" w14:textId="77777777" w:rsidR="003034BD" w:rsidRPr="00750BFC" w:rsidRDefault="00000000">
            <w:pPr>
              <w:spacing w:before="20" w:after="6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스케줄러 기반 리포트 생성 확인</w:t>
            </w:r>
          </w:p>
        </w:tc>
      </w:tr>
      <w:tr w:rsidR="00FA3559" w:rsidRPr="00750BFC" w14:paraId="7220B0EE" w14:textId="77777777" w:rsidTr="008B728F">
        <w:tc>
          <w:tcPr>
            <w:tcW w:w="1315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45FD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85FA5"/>
                <w:sz w:val="17"/>
                <w:szCs w:val="17"/>
              </w:rPr>
              <w:t>Useful</w:t>
            </w:r>
          </w:p>
        </w:tc>
        <w:tc>
          <w:tcPr>
            <w:tcW w:w="4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CCA9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8</w:t>
            </w:r>
          </w:p>
        </w:tc>
        <w:tc>
          <w:tcPr>
            <w:tcW w:w="21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2964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스크랩 및 알림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AB6F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FE/BE</w:t>
            </w:r>
          </w:p>
        </w:tc>
        <w:tc>
          <w:tcPr>
            <w:tcW w:w="9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8D73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S#08</w:t>
            </w:r>
          </w:p>
        </w:tc>
        <w:tc>
          <w:tcPr>
            <w:tcW w:w="37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6399" w14:textId="77777777" w:rsidR="003034BD" w:rsidRPr="00750BFC" w:rsidRDefault="00000000">
            <w:pPr>
              <w:spacing w:before="20" w:after="6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스크랩 저장 + 푸시 알림 동작 확인</w:t>
            </w:r>
          </w:p>
        </w:tc>
      </w:tr>
      <w:tr w:rsidR="00FA3559" w:rsidRPr="00750BFC" w14:paraId="23CAE74A" w14:textId="77777777" w:rsidTr="008B728F">
        <w:tc>
          <w:tcPr>
            <w:tcW w:w="1315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9E2F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85FA5"/>
                <w:sz w:val="17"/>
                <w:szCs w:val="17"/>
              </w:rPr>
              <w:t>Useful</w:t>
            </w:r>
          </w:p>
        </w:tc>
        <w:tc>
          <w:tcPr>
            <w:tcW w:w="4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5780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9</w:t>
            </w:r>
          </w:p>
        </w:tc>
        <w:tc>
          <w:tcPr>
            <w:tcW w:w="21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AF07" w14:textId="77777777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배포 및 최종 최적화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7E1A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FE/BE/AI</w:t>
            </w:r>
          </w:p>
        </w:tc>
        <w:tc>
          <w:tcPr>
            <w:tcW w:w="9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8E1F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S#09~10</w:t>
            </w:r>
          </w:p>
        </w:tc>
        <w:tc>
          <w:tcPr>
            <w:tcW w:w="37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43EE" w14:textId="77777777" w:rsidR="003034BD" w:rsidRPr="00750BFC" w:rsidRDefault="00000000">
            <w:pPr>
              <w:spacing w:before="20" w:after="6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AWS 배포 + 전체 기능 플로우 통과</w:t>
            </w:r>
          </w:p>
        </w:tc>
      </w:tr>
      <w:tr w:rsidR="00FA3559" w:rsidRPr="00750BFC" w14:paraId="43A1C193" w14:textId="77777777" w:rsidTr="008B728F">
        <w:tc>
          <w:tcPr>
            <w:tcW w:w="1315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D607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856404"/>
                <w:sz w:val="17"/>
                <w:szCs w:val="17"/>
              </w:rPr>
              <w:t>Helpful</w:t>
            </w:r>
          </w:p>
        </w:tc>
        <w:tc>
          <w:tcPr>
            <w:tcW w:w="4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A3B5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E293B"/>
                <w:sz w:val="17"/>
                <w:szCs w:val="17"/>
              </w:rPr>
              <w:t>10</w:t>
            </w:r>
          </w:p>
        </w:tc>
        <w:tc>
          <w:tcPr>
            <w:tcW w:w="21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2F79" w14:textId="77777777" w:rsidR="008B728F" w:rsidRDefault="00000000">
            <w:pPr>
              <w:spacing w:before="20" w:after="20" w:line="300" w:lineRule="auto"/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시나리오 시뮬레이션</w:t>
            </w:r>
          </w:p>
          <w:p w14:paraId="5EE73670" w14:textId="22A006A8" w:rsidR="003034BD" w:rsidRPr="00750BFC" w:rsidRDefault="00000000">
            <w:pPr>
              <w:spacing w:before="20" w:after="2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(UC-</w:t>
            </w:r>
            <w:r w:rsidR="0047700F" w:rsidRPr="00750BFC">
              <w:rPr>
                <w:rFonts w:ascii="Pretendard" w:eastAsia="Pretendard" w:hAnsi="Pretendard" w:hint="eastAsia"/>
                <w:b/>
                <w:bCs/>
                <w:color w:val="1B2A4A"/>
                <w:sz w:val="17"/>
                <w:szCs w:val="17"/>
              </w:rPr>
              <w:t>10</w:t>
            </w:r>
            <w:r w:rsidRPr="00750BFC">
              <w:rPr>
                <w:rFonts w:ascii="Pretendard" w:eastAsia="Pretendard" w:hAnsi="Pretendard"/>
                <w:b/>
                <w:bCs/>
                <w:color w:val="1B2A4A"/>
                <w:sz w:val="17"/>
                <w:szCs w:val="17"/>
              </w:rPr>
              <w:t>)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3ECD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FE/BE/AI</w:t>
            </w:r>
          </w:p>
        </w:tc>
        <w:tc>
          <w:tcPr>
            <w:tcW w:w="9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2FB0" w14:textId="77777777" w:rsidR="003034BD" w:rsidRPr="00750BFC" w:rsidRDefault="00000000">
            <w:pPr>
              <w:spacing w:before="20" w:after="20" w:line="300" w:lineRule="auto"/>
              <w:jc w:val="center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MVP 이후</w:t>
            </w:r>
          </w:p>
        </w:tc>
        <w:tc>
          <w:tcPr>
            <w:tcW w:w="37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5E62" w14:textId="77777777" w:rsidR="003034BD" w:rsidRPr="00750BFC" w:rsidRDefault="00000000">
            <w:pPr>
              <w:spacing w:before="20" w:after="60" w:line="300" w:lineRule="auto"/>
              <w:rPr>
                <w:rFonts w:ascii="Pretendard" w:eastAsia="Pretendard" w:hAnsi="Pretendard"/>
              </w:rPr>
            </w:pPr>
            <w:r w:rsidRPr="00750BFC">
              <w:rPr>
                <w:rFonts w:ascii="Pretendard" w:eastAsia="Pretendard" w:hAnsi="Pretendard"/>
                <w:color w:val="1E293B"/>
                <w:sz w:val="17"/>
                <w:szCs w:val="17"/>
              </w:rPr>
              <w:t>2단계 진입 사용자 대상 엔드 콘텐츠</w:t>
            </w:r>
          </w:p>
        </w:tc>
      </w:tr>
    </w:tbl>
    <w:p w14:paraId="272FB302" w14:textId="77777777" w:rsidR="00A163CC" w:rsidRDefault="00A163CC"/>
    <w:p/>
    <w:p>
      <w:pPr>
        <w:pStyle w:val="1"/>
      </w:pPr>
      <w:r>
        <w:t>v5 신설 명세 (Addendum)</w:t>
      </w:r>
    </w:p>
    <w:p>
      <w:r>
        <w:t>본 부록은 v4 -&gt; v5 개정 시 신설된 명세를 모은 절이다. 차기 개정에서 본문(4.1, 4.3, 8.1)의 해당 절에 통합 편입한다.</w:t>
      </w:r>
    </w:p>
    <w:p>
      <w:pPr>
        <w:pStyle w:val="2"/>
      </w:pPr>
      <w:r>
        <w:t>A.1 FR-10 — 승급시험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FR-10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요구사항명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승급시험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우선순위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필수 (Must)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설명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현재 티어의 이해도 게이지가 80%에 도달한 사용자는 승급시험을 응시할 수 있다. 시험은 현재 티어 핵심 개념에 대한 객관식 문항으로 구성되며, 통과 시 다음 티어로 진입한다. T5 도달은 T1~T4의 모든 승급시험을 통과한 상태를 의미하며, NFR-14 서비스 성공 지표의 프록시이다.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입력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현재 티어 이해도 게이지 80% 도달, 사용자의 응시 클릭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출력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승급시험 결과, 통과 시 티어 갱신 + 새 기능/멘토 잠금해제 처리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관련 BR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BR-11, BR-12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관련 UC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UC-11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관련 NFR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NFR-14</w:t>
            </w:r>
          </w:p>
        </w:tc>
      </w:tr>
    </w:tbl>
    <w:p>
      <w:pPr>
        <w:pStyle w:val="2"/>
      </w:pPr>
      <w:r>
        <w:t>A.2 UC-11 — 승급시험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Use Case 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UC-11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Use Case 명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승급시험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우선순위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Showstopper — Sprint S#04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액터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기존 사용자 (현재 티어 이해도 게이지 80% 도달)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목표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다음 티어로 진입하여 새 기능을 잠금해제한다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사전 조건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사용자 로그인 / 현재 티어 이해도 게이지 80%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트리거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'승급시험 응시 가능' 알림 수신 후 사용자 클릭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기본 흐름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1. 알림 클릭 -&gt; 2. 시험 안내 표시 -&gt; 3. 객관식 문항 응시 -&gt; 4. 채점 -&gt; 5. 통과 시 다음 티어 진입 + 잠금해제 알림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대안 흐름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5a. 불통과 시 재응시 안내 (쿨다운 정책은 후속 결정)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사후 조건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통과 시 티어 갱신, 새 기능/멘토 잠금해제, 시험 결과 DB 저장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예외 조건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E1. 채점 시스템 오류: 결과 저장 후 사용자에게 재응시 안내</w:t>
            </w:r>
          </w:p>
        </w:tc>
      </w:tr>
      <w:tr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관련 FR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FR-10</w:t>
            </w:r>
          </w:p>
        </w:tc>
      </w:tr>
    </w:tbl>
    <w:p>
      <w:pPr>
        <w:pStyle w:val="2"/>
      </w:pPr>
      <w:r>
        <w:t>A.3 티어 시스템 상세 (v5 갱신)</w:t>
      </w:r>
    </w:p>
    <w:p>
      <w:r>
        <w:t>본 절은 v4 8.1절을 v5 결정에 맞춰 재정리한 것이다. 본 부록의 정의가 본문 8.1절보다 우선한다.</w:t>
      </w:r>
    </w:p>
    <w:p>
      <w:r>
        <w:t>티어는 사용자의 실력을 측정하는 배지가 아니라, 시스템이 제공하는 콘텐츠의 난이도와 종류를 결정하는 필터다. 사용자가 현재 티어의 개념을 충분히 소화하면 승급시험에 응시할 수 있으며, 시험에 통과해야 다음 티어로 진입한다. T5(자립 투자자) 도달은 T1~T4의 모든 승급시험을 통과한 상태를 의미하며, 1.1절 서비스 성공 지표의 시스템 내 프록시 지표로 활용된다(NFR-14).</w:t>
      </w:r>
    </w:p>
    <w:p>
      <w:pPr>
        <w:pStyle w:val="3"/>
      </w:pPr>
      <w:r>
        <w:t>이해도 게이지 정의</w:t>
      </w:r>
    </w:p>
    <w:p>
      <w:r>
        <w:t>이해도 게이지 = (현재 티어에서 이해 완료된 개념의 수) / (현재 티어의 전체 개념 수) x 100. 범위 0~100%, 80% 도달이 승급시험 응시 임계선. 게이지는 멘토 채팅 중 출제되는 개념 퀴즈 통과 시점에만 갱신되며(BR-06), 소급 갱신·임의 조정은 불가하다.</w:t>
      </w:r>
    </w:p>
    <w:p>
      <w:pPr>
        <w:pStyle w:val="3"/>
      </w:pPr>
      <w:r>
        <w:t>티어 승급 기준 — 개념 소화 측정 버튼 3단계 (유지)</w:t>
      </w:r>
    </w:p>
    <w:p>
      <w:r>
        <w:t>AI 멘토가 새 개념 진입 시 '이 개념을 알고 계신가요?'를 묻는다. 응답에 따라 (1) 이미 알고 있어요 -&gt; 바로 퀴즈, (2) 들어봤어요 -&gt; 간단 요약 후 퀴즈, (3) 모르겠어요 -&gt; 상세 설명 후 퀴즈. 객관식으로 통과 시 이해 완료 처리. 현재 티어 개념의 80% 이상이 이해 완료되면 이해도 게이지가 80%에 도달하여 승급시험 응시 자격이 부여된다. 사용자가 시험에 통과해야 다음 티어로 진입한다.</w:t>
      </w:r>
    </w:p>
    <w:p>
      <w:pPr>
        <w:pStyle w:val="3"/>
      </w:pPr>
      <w:r>
        <w:t>퀘스트 시스템 폐기 안내</w:t>
      </w:r>
    </w:p>
    <w:p>
      <w:r>
        <w:t>v4의 일일 퀘스트 6가지와 주간 도전 과제는 v5에서 폐기되었다. 경험치(XP) 개념은 이해도 게이지로 통합·대체되며, 학습 동기 부여는 현재 티어의 게이지 시각화와 다음 티어 잠금해제 미리보기로 제공된다.</w:t>
      </w:r>
    </w:p>
    <w:p>
      <w:pPr>
        <w:pStyle w:val="3"/>
      </w:pPr>
      <w:r>
        <w:t>MVP 결제 정책</w:t>
      </w:r>
    </w:p>
    <w:p>
      <w:r>
        <w:t>BR-09 개정에 따라 추가 멘토 잠금해제는 티어 달성(T3 이상) 단일 경로로 운영한다. 인앱 결제 기반 잠금해제는 MVP 이후 도입을 검토한다.</w:t>
      </w:r>
    </w:p>
    <w:p>
      <w:pPr>
        <w:pStyle w:val="2"/>
      </w:pPr>
      <w:r>
        <w:t>A.4 시스템 아키텍처 갱신 (v5)</w:t>
      </w:r>
    </w:p>
    <w:p>
      <w:r>
        <w:t>본 절은 v4 6.2절을 모듈 설계와 정합화한 것이다. 본 부록의 정의가 본문 6.2절보다 우선한다.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서브시스템</w:t>
            </w:r>
          </w:p>
        </w:tc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스타일</w:t>
            </w:r>
          </w:p>
        </w:tc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구성 요소</w:t>
            </w:r>
          </w:p>
        </w:tc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역할</w:t>
            </w:r>
          </w:p>
        </w:tc>
      </w:tr>
      <w:tr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Mobile App (Frontend)</w:t>
            </w:r>
          </w:p>
        </w:tc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Layered (UI -&gt; State -&gt; API Client)</w:t>
            </w:r>
          </w:p>
        </w:tc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React Native (iOS/Android)</w:t>
            </w:r>
          </w:p>
        </w:tc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채팅 UI, 리포트 뷰, 투기장 UI, 탐색 탭, 프로필/티어 게이지</w:t>
            </w:r>
          </w:p>
        </w:tc>
      </w:tr>
      <w:tr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Backend (Core API)</w:t>
            </w:r>
          </w:p>
        </w:tc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Layered + Event-driven (Redis Pub/Sub)</w:t>
            </w:r>
          </w:p>
        </w:tc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FastAPI Backend + Event Bus</w:t>
            </w:r>
          </w:p>
        </w:tc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API Gateway, Auth/Chat/Report/Debate/Tier/PromotionTest/Curriculum/ConceptProgress 서비스</w:t>
            </w:r>
          </w:p>
        </w:tc>
      </w:tr>
      <w:tr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AI Pipeline</w:t>
            </w:r>
          </w:p>
        </w:tc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Pipe-Filter</w:t>
            </w:r>
          </w:p>
        </w:tc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EmbeddingFilter -&gt; RetrievalFilter -&gt; ContextBuilder -&gt; PersonaApplier -&gt; LLMInvoker -&gt; CriticFilter</w:t>
            </w:r>
          </w:p>
        </w:tc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RAG 검색·페르소나 적용·응답 검증을 단계별로 수행</w:t>
            </w:r>
          </w:p>
        </w:tc>
      </w:tr>
      <w:tr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External Adapters</w:t>
            </w:r>
          </w:p>
        </w:tc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Adapter + CircuitBreaker/Retry/Fallback</w:t>
            </w:r>
          </w:p>
        </w:tc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OpenAI, ECOS, yFinance, Naver News, FCM</w:t>
            </w:r>
          </w:p>
        </w:tc>
        <w:tc>
          <w:tcPr>
            <w:tcW w:type="dxa" w:w="240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외부 의존을 단일 인터페이스로 격리</w:t>
            </w:r>
          </w:p>
        </w:tc>
      </w:tr>
    </w:tbl>
    <w:p>
      <w:r>
        <w:t>의존 방향: Mobile -&gt; Backend -&gt; AI Pipeline / External (단방향, 순환 없음). 횡단 관심사인 이해도 게이지·승급시험 알림은 Event Bus로 결합도를 차단한다.</w:t>
      </w:r>
    </w:p>
    <w:p>
      <w:pPr>
        <w:pStyle w:val="2"/>
      </w:pPr>
      <w:r>
        <w:t>A.5 추적성 매트릭스 보강 (v5)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NFR ID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v4 매핑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v5 매핑 (보강)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NFR-04 (Hallucination 0)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FR-02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FR-02, FR-03, FR-04 (모든 AI 응답)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NFR-12 (데이터 정확도)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FR-08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FR-02, FR-03, FR-04, FR-08 (RAG 전반)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NFR-06 (페르소나 일치)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(QAS 없음)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QAS-08 신설 — CriticFilter 주간 10건 검수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NFR-13 (토론 논리성)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(QAS 없음)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QAS-10 신설 — Self-Consistency n=5 일치 비율 0.8 이상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NFR-14 (T5 도달)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(QAS 없음)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T5 = T1~T4 승급시험 모두 통과한 상태로 정의, 월 1회 측정</w:t>
            </w:r>
          </w:p>
        </w:tc>
      </w:tr>
    </w:tbl>
    <w:p>
      <w:pPr>
        <w:pStyle w:val="2"/>
      </w:pPr>
      <w:r>
        <w:t>A.6 v4 -&gt; v5 변경 이력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#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변경 사항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근거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1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레벨 -&gt; 티어 용어 통일 (Lv.1~5 -&gt; T1~T5, 약 40+개소)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결정 5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2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학습 메커니즘을 자동 레벨업에서 이해도 80% -&gt; 능동적 승급시험으로 변경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결정 1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3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FR-10 승급시험 신설, UC-11·US-10·BR-11·BR-12 신설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결정 1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4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개념 퀴즈를 FR-02 AI 멘토 채팅에 통합 (별도 FR로 승격하지 않음)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결정 2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5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NFR-14 정의를 'T5 = T1~T4 승급시험 모두 통과한 상태'로 명시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결정 3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6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BR-09에서 인앱 결제 삭제, PaymentService MVP 제외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결정 4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7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퀘스트 시스템 폐기 — XP 적립·일일/주간 퀘스트 전부 제거, 이해도 게이지로 단일화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결정 6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8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이해도 게이지 정의 — 0~100% 실제 비율, 임계선 80%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결정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9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도메인 사전(3.2)에 9개 신규 용어 추가 (UserContextService 등)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결정 후속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10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추적성 매트릭스 보강 — NFR-04·12 매핑 확장 + FR-10 행 추가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v4 7.2.2 권고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11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시스템 아키텍처(6.2) 4 서브시스템 모델로 갱신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모듈 설계 정합화</w:t>
            </w:r>
          </w:p>
        </w:tc>
      </w:tr>
      <w:tr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12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퀘스트 관련 모든 표현 정리 (FR-05·06·07·UC-07·BR-06 등 약 20개소)</w:t>
            </w:r>
          </w:p>
        </w:tc>
        <w:tc>
          <w:tcPr>
            <w:tcW w:type="dxa" w:w="321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결정 6</w:t>
            </w:r>
          </w:p>
        </w:tc>
      </w:tr>
    </w:tbl>
    <w:sectPr w:rsidR="00A163CC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B4EC0" w14:textId="77777777" w:rsidR="004B5300" w:rsidRDefault="004B5300">
      <w:r>
        <w:separator/>
      </w:r>
    </w:p>
  </w:endnote>
  <w:endnote w:type="continuationSeparator" w:id="0">
    <w:p w14:paraId="7ED8A0FD" w14:textId="77777777" w:rsidR="004B5300" w:rsidRDefault="004B5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49165" w14:textId="77777777" w:rsidR="003034BD" w:rsidRDefault="003034BD">
    <w:pPr>
      <w:pBdr>
        <w:top w:val="single" w:sz="4" w:space="4" w:color="E2E8F0"/>
      </w:pBdr>
      <w:spacing w:before="8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24FF3" w14:textId="77777777" w:rsidR="004B5300" w:rsidRDefault="004B5300">
      <w:r>
        <w:separator/>
      </w:r>
    </w:p>
  </w:footnote>
  <w:footnote w:type="continuationSeparator" w:id="0">
    <w:p w14:paraId="76C8D8DF" w14:textId="77777777" w:rsidR="004B5300" w:rsidRDefault="004B5300">
      <w:r>
        <w:continuationSeparator/>
      </w:r>
    </w:p>
  </w:footnote>
  <w:footnote w:id="1">
    <w:p w14:paraId="4964A6AD" w14:textId="77777777" w:rsidR="003034BD" w:rsidRDefault="00000000">
      <w:r>
        <w:rPr>
          <w:rStyle w:val="a6"/>
        </w:rPr>
        <w:footnoteRef/>
      </w:r>
      <w:r>
        <w:rPr>
          <w:sz w:val="17"/>
          <w:szCs w:val="17"/>
        </w:rPr>
        <w:t xml:space="preserve"> 오픈서베이, 「금융 투자 트렌드 리포트」</w:t>
      </w:r>
      <w:r w:rsidR="00FC1D95">
        <w:rPr>
          <w:rFonts w:hint="eastAsia"/>
          <w:sz w:val="17"/>
          <w:szCs w:val="17"/>
        </w:rPr>
        <w:t>.</w:t>
      </w:r>
    </w:p>
  </w:footnote>
  <w:footnote w:id="2">
    <w:p w14:paraId="355B1D4E" w14:textId="77777777" w:rsidR="003034BD" w:rsidRDefault="00000000">
      <w:r>
        <w:rPr>
          <w:rStyle w:val="a6"/>
        </w:rPr>
        <w:footnoteRef/>
      </w:r>
      <w:r>
        <w:rPr>
          <w:sz w:val="17"/>
          <w:szCs w:val="17"/>
        </w:rPr>
        <w:t xml:space="preserve"> 한국투자자보호재단, 「개인투자자 투자행태조사」, 2024</w:t>
      </w:r>
      <w:r w:rsidR="00FC1D95">
        <w:rPr>
          <w:rFonts w:hint="eastAsia"/>
          <w:sz w:val="17"/>
          <w:szCs w:val="17"/>
        </w:rPr>
        <w:t>.</w:t>
      </w:r>
    </w:p>
  </w:footnote>
  <w:footnote w:id="3">
    <w:p w14:paraId="038006BE" w14:textId="77777777" w:rsidR="00477139" w:rsidRDefault="00477139"/>
  </w:footnote>
  <w:footnote w:id="4">
    <w:p w14:paraId="618F4C7C" w14:textId="77777777" w:rsidR="003034BD" w:rsidRDefault="00000000">
      <w:r>
        <w:rPr>
          <w:rStyle w:val="a6"/>
        </w:rPr>
        <w:footnoteRef/>
      </w:r>
      <w:r>
        <w:rPr>
          <w:sz w:val="17"/>
          <w:szCs w:val="17"/>
        </w:rPr>
        <w:t xml:space="preserve"> Kakhbod et al., Social Media Influencers and Financial Markets, Swiss Finance Institute, 2023.</w:t>
      </w:r>
    </w:p>
  </w:footnote>
  <w:footnote w:id="5">
    <w:p w14:paraId="51762A5B" w14:textId="77777777" w:rsidR="003034BD" w:rsidRDefault="00000000">
      <w:r>
        <w:rPr>
          <w:rStyle w:val="a6"/>
        </w:rPr>
        <w:footnoteRef/>
      </w:r>
      <w:r>
        <w:rPr>
          <w:sz w:val="17"/>
          <w:szCs w:val="17"/>
        </w:rPr>
        <w:t xml:space="preserve"> 대한민국 웰스 리포트, 2025.</w:t>
      </w:r>
    </w:p>
  </w:footnote>
  <w:footnote w:id="6">
    <w:p w14:paraId="3D43C1D2" w14:textId="77777777" w:rsidR="00477139" w:rsidRDefault="00477139"/>
  </w:footnote>
  <w:footnote w:id="7">
    <w:p w14:paraId="2C495F32" w14:textId="77777777" w:rsidR="00477139" w:rsidRDefault="00477139"/>
  </w:footnote>
  <w:footnote w:id="8">
    <w:p w14:paraId="48B281DD" w14:textId="77777777" w:rsidR="00477139" w:rsidRDefault="00477139"/>
  </w:footnote>
  <w:footnote w:id="9">
    <w:p w14:paraId="032CC94A" w14:textId="77777777" w:rsidR="003034BD" w:rsidRDefault="00000000">
      <w:r>
        <w:rPr>
          <w:rStyle w:val="a6"/>
        </w:rPr>
        <w:footnoteRef/>
      </w:r>
      <w:r>
        <w:rPr>
          <w:sz w:val="17"/>
          <w:szCs w:val="17"/>
        </w:rPr>
        <w:t xml:space="preserve"> 금융감독원·한국은행, 「2024 전국민 </w:t>
      </w:r>
      <w:proofErr w:type="spellStart"/>
      <w:r>
        <w:rPr>
          <w:sz w:val="17"/>
          <w:szCs w:val="17"/>
        </w:rPr>
        <w:t>금융이해력</w:t>
      </w:r>
      <w:proofErr w:type="spellEnd"/>
      <w:r>
        <w:rPr>
          <w:sz w:val="17"/>
          <w:szCs w:val="17"/>
        </w:rPr>
        <w:t xml:space="preserve"> 조사」, 2025. 20대 청년층의 </w:t>
      </w:r>
      <w:proofErr w:type="spellStart"/>
      <w:r>
        <w:rPr>
          <w:sz w:val="17"/>
          <w:szCs w:val="17"/>
        </w:rPr>
        <w:t>금융이해력은</w:t>
      </w:r>
      <w:proofErr w:type="spellEnd"/>
      <w:r>
        <w:rPr>
          <w:sz w:val="17"/>
          <w:szCs w:val="17"/>
        </w:rPr>
        <w:t xml:space="preserve"> 금융행위 부문을 중심으로 상대적으로 낮게 나타남.</w:t>
      </w:r>
    </w:p>
  </w:footnote>
  <w:footnote w:id="10">
    <w:p w14:paraId="00CB2848" w14:textId="77777777" w:rsidR="00477139" w:rsidRDefault="00477139"/>
  </w:footnote>
  <w:footnote w:id="11">
    <w:p w14:paraId="61DBB9D1" w14:textId="77777777" w:rsidR="00477139" w:rsidRPr="0089035E" w:rsidRDefault="00477139"/>
  </w:footnote>
  <w:footnote w:id="12">
    <w:p w14:paraId="216CAA67" w14:textId="77777777" w:rsidR="00477139" w:rsidRDefault="004771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CEE36" w14:textId="77777777" w:rsidR="003034BD" w:rsidRPr="00750BFC" w:rsidRDefault="00000000">
    <w:pPr>
      <w:pBdr>
        <w:bottom w:val="single" w:sz="4" w:space="4" w:color="2563EB"/>
      </w:pBdr>
      <w:spacing w:after="80"/>
      <w:rPr>
        <w:rFonts w:ascii="Pretendard" w:eastAsia="Pretendard" w:hAnsi="Pretendard"/>
      </w:rPr>
    </w:pPr>
    <w:proofErr w:type="gramStart"/>
    <w:r w:rsidRPr="00750BFC">
      <w:rPr>
        <w:rFonts w:ascii="Pretendard" w:eastAsia="Pretendard" w:hAnsi="Pretendard"/>
        <w:color w:val="64748B"/>
        <w:sz w:val="16"/>
        <w:szCs w:val="16"/>
      </w:rPr>
      <w:t>Mentors</w:t>
    </w:r>
    <w:r w:rsidR="00027E3C" w:rsidRPr="00750BFC">
      <w:rPr>
        <w:rFonts w:ascii="Pretendard" w:eastAsia="Pretendard" w:hAnsi="Pretendard" w:hint="eastAsia"/>
        <w:color w:val="64748B"/>
        <w:sz w:val="16"/>
        <w:szCs w:val="16"/>
      </w:rPr>
      <w:t xml:space="preserve"> </w:t>
    </w:r>
    <w:r w:rsidRPr="00750BFC">
      <w:rPr>
        <w:rFonts w:ascii="Pretendard" w:eastAsia="Pretendard" w:hAnsi="Pretendard"/>
        <w:color w:val="64748B"/>
        <w:sz w:val="16"/>
        <w:szCs w:val="16"/>
      </w:rPr>
      <w:t xml:space="preserve"> |</w:t>
    </w:r>
    <w:proofErr w:type="gramEnd"/>
    <w:r w:rsidRPr="00750BFC">
      <w:rPr>
        <w:rFonts w:ascii="Pretendard" w:eastAsia="Pretendard" w:hAnsi="Pretendard"/>
        <w:color w:val="64748B"/>
        <w:sz w:val="16"/>
        <w:szCs w:val="16"/>
      </w:rPr>
      <w:t xml:space="preserve">  Team </w:t>
    </w:r>
    <w:proofErr w:type="spellStart"/>
    <w:proofErr w:type="gramStart"/>
    <w:r w:rsidRPr="00750BFC">
      <w:rPr>
        <w:rFonts w:ascii="Pretendard" w:eastAsia="Pretendard" w:hAnsi="Pretendard"/>
        <w:color w:val="64748B"/>
        <w:sz w:val="16"/>
        <w:szCs w:val="16"/>
      </w:rPr>
      <w:t>WorldLens</w:t>
    </w:r>
    <w:proofErr w:type="spellEnd"/>
    <w:r w:rsidRPr="00750BFC">
      <w:rPr>
        <w:rFonts w:ascii="Pretendard" w:eastAsia="Pretendard" w:hAnsi="Pretendard"/>
        <w:color w:val="64748B"/>
        <w:sz w:val="16"/>
        <w:szCs w:val="16"/>
      </w:rPr>
      <w:t xml:space="preserve"> </w:t>
    </w:r>
    <w:r w:rsidR="00027E3C" w:rsidRPr="00750BFC">
      <w:rPr>
        <w:rFonts w:ascii="Pretendard" w:eastAsia="Pretendard" w:hAnsi="Pretendard" w:hint="eastAsia"/>
        <w:color w:val="64748B"/>
        <w:sz w:val="16"/>
        <w:szCs w:val="16"/>
      </w:rPr>
      <w:t xml:space="preserve"> </w:t>
    </w:r>
    <w:r w:rsidRPr="00750BFC">
      <w:rPr>
        <w:rFonts w:ascii="Pretendard" w:eastAsia="Pretendard" w:hAnsi="Pretendard"/>
        <w:color w:val="64748B"/>
        <w:sz w:val="16"/>
        <w:szCs w:val="16"/>
      </w:rPr>
      <w:t>|</w:t>
    </w:r>
    <w:proofErr w:type="gramEnd"/>
    <w:r w:rsidRPr="00750BFC">
      <w:rPr>
        <w:rFonts w:ascii="Pretendard" w:eastAsia="Pretendard" w:hAnsi="Pretendard"/>
        <w:color w:val="64748B"/>
        <w:sz w:val="16"/>
        <w:szCs w:val="16"/>
      </w:rPr>
      <w:t xml:space="preserve"> 소프트웨어공학 03분반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15B4"/>
    <w:multiLevelType w:val="hybridMultilevel"/>
    <w:tmpl w:val="C0E46C8C"/>
    <w:lvl w:ilvl="0" w:tplc="A112D190">
      <w:start w:val="1"/>
      <w:numFmt w:val="bullet"/>
      <w:lvlText w:val="•"/>
      <w:lvlJc w:val="left"/>
      <w:pPr>
        <w:ind w:left="480" w:hanging="240"/>
      </w:pPr>
      <w:rPr>
        <w:rFonts w:ascii="Symbol" w:eastAsia="Symbol" w:hAnsi="Symbol" w:cs="Symbol"/>
      </w:rPr>
    </w:lvl>
    <w:lvl w:ilvl="1" w:tplc="413649BE">
      <w:numFmt w:val="decimal"/>
      <w:lvlText w:val=""/>
      <w:lvlJc w:val="left"/>
    </w:lvl>
    <w:lvl w:ilvl="2" w:tplc="8A08C666">
      <w:numFmt w:val="decimal"/>
      <w:lvlText w:val=""/>
      <w:lvlJc w:val="left"/>
    </w:lvl>
    <w:lvl w:ilvl="3" w:tplc="F20A249E">
      <w:numFmt w:val="decimal"/>
      <w:lvlText w:val=""/>
      <w:lvlJc w:val="left"/>
    </w:lvl>
    <w:lvl w:ilvl="4" w:tplc="17AA22A4">
      <w:numFmt w:val="decimal"/>
      <w:lvlText w:val=""/>
      <w:lvlJc w:val="left"/>
    </w:lvl>
    <w:lvl w:ilvl="5" w:tplc="2F94C6AE">
      <w:numFmt w:val="decimal"/>
      <w:lvlText w:val=""/>
      <w:lvlJc w:val="left"/>
    </w:lvl>
    <w:lvl w:ilvl="6" w:tplc="7A8E05EE">
      <w:numFmt w:val="decimal"/>
      <w:lvlText w:val=""/>
      <w:lvlJc w:val="left"/>
    </w:lvl>
    <w:lvl w:ilvl="7" w:tplc="C4CECCD6">
      <w:numFmt w:val="decimal"/>
      <w:lvlText w:val=""/>
      <w:lvlJc w:val="left"/>
    </w:lvl>
    <w:lvl w:ilvl="8" w:tplc="EB909FFC">
      <w:numFmt w:val="decimal"/>
      <w:lvlText w:val=""/>
      <w:lvlJc w:val="left"/>
    </w:lvl>
  </w:abstractNum>
  <w:abstractNum w:abstractNumId="1" w15:restartNumberingAfterBreak="0">
    <w:nsid w:val="4B2B760F"/>
    <w:multiLevelType w:val="hybridMultilevel"/>
    <w:tmpl w:val="C262ACF2"/>
    <w:lvl w:ilvl="0" w:tplc="33F824D6">
      <w:start w:val="1"/>
      <w:numFmt w:val="bullet"/>
      <w:lvlText w:val="●"/>
      <w:lvlJc w:val="left"/>
      <w:pPr>
        <w:ind w:left="720" w:hanging="360"/>
      </w:pPr>
    </w:lvl>
    <w:lvl w:ilvl="1" w:tplc="6BD2F8D0">
      <w:start w:val="1"/>
      <w:numFmt w:val="bullet"/>
      <w:lvlText w:val="○"/>
      <w:lvlJc w:val="left"/>
      <w:pPr>
        <w:ind w:left="1440" w:hanging="360"/>
      </w:pPr>
    </w:lvl>
    <w:lvl w:ilvl="2" w:tplc="E5E4179C">
      <w:start w:val="1"/>
      <w:numFmt w:val="bullet"/>
      <w:lvlText w:val="■"/>
      <w:lvlJc w:val="left"/>
      <w:pPr>
        <w:ind w:left="2160" w:hanging="360"/>
      </w:pPr>
    </w:lvl>
    <w:lvl w:ilvl="3" w:tplc="3FE0EBB4">
      <w:start w:val="1"/>
      <w:numFmt w:val="bullet"/>
      <w:lvlText w:val="●"/>
      <w:lvlJc w:val="left"/>
      <w:pPr>
        <w:ind w:left="2880" w:hanging="360"/>
      </w:pPr>
    </w:lvl>
    <w:lvl w:ilvl="4" w:tplc="F79CC7C6">
      <w:start w:val="1"/>
      <w:numFmt w:val="bullet"/>
      <w:lvlText w:val="○"/>
      <w:lvlJc w:val="left"/>
      <w:pPr>
        <w:ind w:left="3600" w:hanging="360"/>
      </w:pPr>
    </w:lvl>
    <w:lvl w:ilvl="5" w:tplc="9BA0C77C">
      <w:start w:val="1"/>
      <w:numFmt w:val="bullet"/>
      <w:lvlText w:val="■"/>
      <w:lvlJc w:val="left"/>
      <w:pPr>
        <w:ind w:left="4320" w:hanging="360"/>
      </w:pPr>
    </w:lvl>
    <w:lvl w:ilvl="6" w:tplc="8CE0D074">
      <w:start w:val="1"/>
      <w:numFmt w:val="bullet"/>
      <w:lvlText w:val="●"/>
      <w:lvlJc w:val="left"/>
      <w:pPr>
        <w:ind w:left="5040" w:hanging="360"/>
      </w:pPr>
    </w:lvl>
    <w:lvl w:ilvl="7" w:tplc="807A5A52">
      <w:start w:val="1"/>
      <w:numFmt w:val="bullet"/>
      <w:lvlText w:val="●"/>
      <w:lvlJc w:val="left"/>
      <w:pPr>
        <w:ind w:left="5760" w:hanging="360"/>
      </w:pPr>
    </w:lvl>
    <w:lvl w:ilvl="8" w:tplc="50EA9C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5B59F1"/>
    <w:multiLevelType w:val="hybridMultilevel"/>
    <w:tmpl w:val="6E8E96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67998044">
    <w:abstractNumId w:val="1"/>
    <w:lvlOverride w:ilvl="0">
      <w:startOverride w:val="1"/>
    </w:lvlOverride>
  </w:num>
  <w:num w:numId="2" w16cid:durableId="1202398126">
    <w:abstractNumId w:val="0"/>
    <w:lvlOverride w:ilvl="0">
      <w:startOverride w:val="1"/>
    </w:lvlOverride>
  </w:num>
  <w:num w:numId="3" w16cid:durableId="1474910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4BD"/>
    <w:rsid w:val="000023B8"/>
    <w:rsid w:val="00010060"/>
    <w:rsid w:val="00027E3C"/>
    <w:rsid w:val="000535F9"/>
    <w:rsid w:val="000A2CE1"/>
    <w:rsid w:val="000D4532"/>
    <w:rsid w:val="000F30BA"/>
    <w:rsid w:val="00143685"/>
    <w:rsid w:val="00152B6A"/>
    <w:rsid w:val="001569D1"/>
    <w:rsid w:val="00164DFE"/>
    <w:rsid w:val="001A5025"/>
    <w:rsid w:val="001D2BB5"/>
    <w:rsid w:val="0021611B"/>
    <w:rsid w:val="002B2295"/>
    <w:rsid w:val="003034BD"/>
    <w:rsid w:val="00351DDA"/>
    <w:rsid w:val="00387C5B"/>
    <w:rsid w:val="003B34D5"/>
    <w:rsid w:val="003B607A"/>
    <w:rsid w:val="0047700F"/>
    <w:rsid w:val="00477139"/>
    <w:rsid w:val="00494A05"/>
    <w:rsid w:val="004B5300"/>
    <w:rsid w:val="004F1180"/>
    <w:rsid w:val="005011A2"/>
    <w:rsid w:val="005424DD"/>
    <w:rsid w:val="00571751"/>
    <w:rsid w:val="00596B81"/>
    <w:rsid w:val="005D1BBA"/>
    <w:rsid w:val="005D7EDD"/>
    <w:rsid w:val="005E086C"/>
    <w:rsid w:val="006171E0"/>
    <w:rsid w:val="006315D4"/>
    <w:rsid w:val="0064470F"/>
    <w:rsid w:val="00653968"/>
    <w:rsid w:val="00664799"/>
    <w:rsid w:val="00671344"/>
    <w:rsid w:val="00671A4C"/>
    <w:rsid w:val="006815C8"/>
    <w:rsid w:val="00702C21"/>
    <w:rsid w:val="007123BF"/>
    <w:rsid w:val="00750BFC"/>
    <w:rsid w:val="0075222B"/>
    <w:rsid w:val="00772DFC"/>
    <w:rsid w:val="007A6010"/>
    <w:rsid w:val="007C37B3"/>
    <w:rsid w:val="007C67D7"/>
    <w:rsid w:val="007E2264"/>
    <w:rsid w:val="007F70AC"/>
    <w:rsid w:val="0086303B"/>
    <w:rsid w:val="0089035E"/>
    <w:rsid w:val="008B728F"/>
    <w:rsid w:val="008D1AC1"/>
    <w:rsid w:val="009044EC"/>
    <w:rsid w:val="00913DF1"/>
    <w:rsid w:val="00986584"/>
    <w:rsid w:val="009A073D"/>
    <w:rsid w:val="009C3617"/>
    <w:rsid w:val="009F0F6C"/>
    <w:rsid w:val="00A163CC"/>
    <w:rsid w:val="00A36EEE"/>
    <w:rsid w:val="00A4200C"/>
    <w:rsid w:val="00A648BE"/>
    <w:rsid w:val="00A648DE"/>
    <w:rsid w:val="00A87204"/>
    <w:rsid w:val="00A90C12"/>
    <w:rsid w:val="00AE0C3F"/>
    <w:rsid w:val="00BA5167"/>
    <w:rsid w:val="00C26BC5"/>
    <w:rsid w:val="00C7167E"/>
    <w:rsid w:val="00C765A7"/>
    <w:rsid w:val="00CD06D1"/>
    <w:rsid w:val="00CF7B44"/>
    <w:rsid w:val="00D048F7"/>
    <w:rsid w:val="00D15212"/>
    <w:rsid w:val="00DC0EE0"/>
    <w:rsid w:val="00DC394B"/>
    <w:rsid w:val="00DE23FB"/>
    <w:rsid w:val="00DF742B"/>
    <w:rsid w:val="00E001D6"/>
    <w:rsid w:val="00E3387D"/>
    <w:rsid w:val="00E365D0"/>
    <w:rsid w:val="00ED1FE7"/>
    <w:rsid w:val="00ED5AD6"/>
    <w:rsid w:val="00F06531"/>
    <w:rsid w:val="00F24CFE"/>
    <w:rsid w:val="00F32768"/>
    <w:rsid w:val="00F71C96"/>
    <w:rsid w:val="00F97707"/>
    <w:rsid w:val="00FA3559"/>
    <w:rsid w:val="00FC1BE3"/>
    <w:rsid w:val="00FC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EECD9"/>
  <w15:docId w15:val="{BDFFB0FB-2FE7-4110-BFE4-696D2E2D6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48DE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2563EB"/>
      </w:pBdr>
      <w:spacing w:before="280" w:after="120"/>
      <w:outlineLvl w:val="0"/>
    </w:pPr>
    <w:rPr>
      <w:b/>
      <w:bCs/>
      <w:color w:val="1B2A4A"/>
      <w:sz w:val="32"/>
      <w:szCs w:val="32"/>
    </w:rPr>
  </w:style>
  <w:style w:type="paragraph" w:styleId="2">
    <w:name w:val="heading 2"/>
    <w:link w:val="2Char"/>
    <w:uiPriority w:val="9"/>
    <w:unhideWhenUsed/>
    <w:qFormat/>
    <w:pPr>
      <w:spacing w:before="200" w:after="80"/>
      <w:outlineLvl w:val="1"/>
    </w:pPr>
    <w:rPr>
      <w:b/>
      <w:bCs/>
      <w:color w:val="2563EB"/>
      <w:sz w:val="24"/>
      <w:szCs w:val="24"/>
    </w:rPr>
  </w:style>
  <w:style w:type="paragraph" w:styleId="3">
    <w:name w:val="heading 3"/>
    <w:link w:val="3Char"/>
    <w:uiPriority w:val="9"/>
    <w:unhideWhenUsed/>
    <w:qFormat/>
    <w:pPr>
      <w:spacing w:before="140" w:after="60"/>
      <w:outlineLvl w:val="2"/>
    </w:pPr>
    <w:rPr>
      <w:b/>
      <w:bCs/>
      <w:color w:val="1E293B"/>
      <w:sz w:val="21"/>
      <w:szCs w:val="21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C1BE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C1BE3"/>
  </w:style>
  <w:style w:type="paragraph" w:styleId="ab">
    <w:name w:val="footer"/>
    <w:basedOn w:val="a"/>
    <w:link w:val="Char2"/>
    <w:uiPriority w:val="99"/>
    <w:unhideWhenUsed/>
    <w:rsid w:val="00FC1BE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C1BE3"/>
  </w:style>
  <w:style w:type="character" w:customStyle="1" w:styleId="2Char">
    <w:name w:val="제목 2 Char"/>
    <w:basedOn w:val="a0"/>
    <w:link w:val="2"/>
    <w:uiPriority w:val="9"/>
    <w:rsid w:val="00A87204"/>
    <w:rPr>
      <w:b/>
      <w:bCs/>
      <w:color w:val="2563EB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A648DE"/>
    <w:rPr>
      <w:b/>
      <w:bCs/>
      <w:color w:val="1E293B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8BA18-0284-44DF-BCCC-99D1F389E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40</Pages>
  <Words>8651</Words>
  <Characters>28635</Characters>
  <Application>Microsoft Office Word</Application>
  <DocSecurity>0</DocSecurity>
  <Lines>2202</Lines>
  <Paragraphs>2330</Paragraphs>
  <ScaleCrop>false</ScaleCrop>
  <Company/>
  <LinksUpToDate>false</LinksUpToDate>
  <CharactersWithSpaces>34956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김란주</cp:lastModifiedBy>
  <cp:revision>18</cp:revision>
  <dcterms:created xsi:type="dcterms:W3CDTF">2026-04-13T11:46:00Z</dcterms:created>
  <dcterms:modified xsi:type="dcterms:W3CDTF">2026-04-14T06:59:00Z</dcterms:modified>
</cp:coreProperties>
</file>